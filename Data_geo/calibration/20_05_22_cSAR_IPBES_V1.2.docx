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CA2E8" w14:textId="285B203A" w:rsidR="00155995" w:rsidRPr="0063056F" w:rsidRDefault="00C62AA8" w:rsidP="00155995">
      <w:pPr>
        <w:spacing w:line="360" w:lineRule="auto"/>
        <w:jc w:val="both"/>
        <w:rPr>
          <w:b/>
        </w:rPr>
      </w:pPr>
      <w:r>
        <w:rPr>
          <w:b/>
        </w:rPr>
        <w:t>G</w:t>
      </w:r>
      <w:r w:rsidR="0063056F" w:rsidRPr="0063056F">
        <w:rPr>
          <w:b/>
        </w:rPr>
        <w:t>lobal biodiversity impacts of future land</w:t>
      </w:r>
      <w:r w:rsidR="00ED7826">
        <w:rPr>
          <w:b/>
        </w:rPr>
        <w:t>-</w:t>
      </w:r>
      <w:r w:rsidR="0063056F" w:rsidRPr="0063056F">
        <w:rPr>
          <w:b/>
        </w:rPr>
        <w:t>use change: the importance of capturing species’ differential responses across scales</w:t>
      </w:r>
      <w:r w:rsidR="00ED7826">
        <w:rPr>
          <w:b/>
        </w:rPr>
        <w:t>.</w:t>
      </w:r>
    </w:p>
    <w:p w14:paraId="5D49C811" w14:textId="77777777" w:rsidR="0063056F" w:rsidRPr="008C7C95" w:rsidRDefault="0063056F" w:rsidP="00155995">
      <w:pPr>
        <w:spacing w:line="360" w:lineRule="auto"/>
        <w:jc w:val="both"/>
        <w:rPr>
          <w:rFonts w:cs="Times New Roman"/>
          <w:b/>
          <w:i/>
          <w:iCs/>
        </w:rPr>
      </w:pPr>
    </w:p>
    <w:p w14:paraId="09125761" w14:textId="42922E84" w:rsidR="00155995" w:rsidRPr="00F1018B" w:rsidRDefault="00155995" w:rsidP="007A2697">
      <w:pPr>
        <w:spacing w:line="360" w:lineRule="auto"/>
        <w:jc w:val="both"/>
        <w:outlineLvl w:val="0"/>
        <w:rPr>
          <w:lang w:val="pt-PT"/>
        </w:rPr>
      </w:pPr>
      <w:r w:rsidRPr="00F1018B">
        <w:rPr>
          <w:lang w:val="pt-PT"/>
        </w:rPr>
        <w:t>Inês S. Martins</w:t>
      </w:r>
      <w:r w:rsidRPr="00F1018B">
        <w:rPr>
          <w:vertAlign w:val="superscript"/>
          <w:lang w:val="pt-PT"/>
        </w:rPr>
        <w:t xml:space="preserve"> a,b</w:t>
      </w:r>
      <w:r w:rsidRPr="00F1018B">
        <w:rPr>
          <w:lang w:val="pt-PT"/>
        </w:rPr>
        <w:t>*, Isabel M. D. Rosa</w:t>
      </w:r>
      <w:r w:rsidRPr="00F1018B">
        <w:rPr>
          <w:vertAlign w:val="superscript"/>
          <w:lang w:val="pt-PT"/>
        </w:rPr>
        <w:t xml:space="preserve"> a,b,d</w:t>
      </w:r>
      <w:r w:rsidRPr="00F1018B">
        <w:rPr>
          <w:lang w:val="pt-PT"/>
        </w:rPr>
        <w:t xml:space="preserve">, </w:t>
      </w:r>
      <w:r w:rsidR="00620591" w:rsidRPr="00F1018B">
        <w:rPr>
          <w:lang w:val="pt-PT"/>
        </w:rPr>
        <w:t>Hye</w:t>
      </w:r>
      <w:r w:rsidR="003D14D0">
        <w:rPr>
          <w:lang w:val="pt-PT"/>
        </w:rPr>
        <w:t>J</w:t>
      </w:r>
      <w:r w:rsidR="00620591" w:rsidRPr="00F1018B">
        <w:rPr>
          <w:lang w:val="pt-PT"/>
        </w:rPr>
        <w:t>in Kim</w:t>
      </w:r>
      <w:r w:rsidR="00620591" w:rsidRPr="00F1018B">
        <w:rPr>
          <w:vertAlign w:val="superscript"/>
          <w:lang w:val="pt-PT"/>
        </w:rPr>
        <w:t>a,b</w:t>
      </w:r>
      <w:r w:rsidR="00620591" w:rsidRPr="00F1018B">
        <w:rPr>
          <w:lang w:val="pt-PT"/>
        </w:rPr>
        <w:t xml:space="preserve">, </w:t>
      </w:r>
      <w:r w:rsidRPr="00F1018B">
        <w:rPr>
          <w:lang w:val="pt-PT"/>
        </w:rPr>
        <w:t>Henrique M. Pereira</w:t>
      </w:r>
      <w:r w:rsidRPr="00F1018B">
        <w:rPr>
          <w:vertAlign w:val="superscript"/>
          <w:lang w:val="pt-PT"/>
        </w:rPr>
        <w:t>a,b,c</w:t>
      </w:r>
    </w:p>
    <w:p w14:paraId="1FAEE774" w14:textId="77777777" w:rsidR="00155995" w:rsidRPr="00F1018B" w:rsidRDefault="00155995" w:rsidP="00155995">
      <w:pPr>
        <w:spacing w:line="360" w:lineRule="auto"/>
        <w:jc w:val="both"/>
        <w:rPr>
          <w:rFonts w:cs="Times New Roman"/>
          <w:b/>
          <w:lang w:val="pt-PT"/>
        </w:rPr>
      </w:pPr>
    </w:p>
    <w:p w14:paraId="13F1FDFF" w14:textId="77777777" w:rsidR="00155995" w:rsidRPr="005B4F9B" w:rsidRDefault="00155995" w:rsidP="007A2697">
      <w:pPr>
        <w:spacing w:line="360" w:lineRule="auto"/>
        <w:jc w:val="both"/>
        <w:outlineLvl w:val="0"/>
        <w:rPr>
          <w:b/>
          <w:lang w:val="pt-PT"/>
        </w:rPr>
      </w:pPr>
      <w:r w:rsidRPr="005B4F9B">
        <w:rPr>
          <w:b/>
          <w:lang w:val="pt-PT"/>
        </w:rPr>
        <w:t xml:space="preserve">Affiliations: </w:t>
      </w:r>
    </w:p>
    <w:p w14:paraId="45A9E399" w14:textId="77777777" w:rsidR="00155995" w:rsidRPr="005B4F9B" w:rsidRDefault="00155995" w:rsidP="00155995">
      <w:pPr>
        <w:widowControl w:val="0"/>
        <w:autoSpaceDE w:val="0"/>
        <w:autoSpaceDN w:val="0"/>
        <w:adjustRightInd w:val="0"/>
        <w:spacing w:line="360" w:lineRule="auto"/>
        <w:jc w:val="both"/>
        <w:rPr>
          <w:lang w:val="pt-PT"/>
        </w:rPr>
      </w:pPr>
      <w:r w:rsidRPr="005B4F9B">
        <w:rPr>
          <w:vertAlign w:val="superscript"/>
          <w:lang w:val="pt-PT"/>
        </w:rPr>
        <w:t>a</w:t>
      </w:r>
      <w:r w:rsidRPr="005B4F9B">
        <w:rPr>
          <w:lang w:val="pt-PT"/>
        </w:rPr>
        <w:t xml:space="preserve"> German Centre for Integrative Biodiversity Research (iDiv) Halle-Jena-Leipzig, Deutscher Platz 5e 04103 Leipzig,</w:t>
      </w:r>
    </w:p>
    <w:p w14:paraId="218D34C2" w14:textId="77777777" w:rsidR="00155995" w:rsidRPr="005B4F9B" w:rsidRDefault="00155995" w:rsidP="00155995">
      <w:pPr>
        <w:widowControl w:val="0"/>
        <w:autoSpaceDE w:val="0"/>
        <w:autoSpaceDN w:val="0"/>
        <w:adjustRightInd w:val="0"/>
        <w:spacing w:line="360" w:lineRule="auto"/>
        <w:jc w:val="both"/>
        <w:rPr>
          <w:lang w:val="pt-PT"/>
        </w:rPr>
      </w:pPr>
      <w:r w:rsidRPr="005B4F9B">
        <w:rPr>
          <w:lang w:val="pt-PT"/>
        </w:rPr>
        <w:t>Germany.</w:t>
      </w:r>
    </w:p>
    <w:p w14:paraId="412DB797" w14:textId="77777777" w:rsidR="00155995" w:rsidRPr="005B4F9B" w:rsidRDefault="00155995" w:rsidP="00155995">
      <w:pPr>
        <w:spacing w:before="100" w:beforeAutospacing="1" w:after="100" w:afterAutospacing="1" w:line="360" w:lineRule="auto"/>
        <w:contextualSpacing/>
        <w:jc w:val="both"/>
        <w:rPr>
          <w:lang w:val="pt-PT"/>
        </w:rPr>
      </w:pPr>
      <w:r w:rsidRPr="005B4F9B">
        <w:rPr>
          <w:vertAlign w:val="superscript"/>
          <w:lang w:val="pt-PT"/>
        </w:rPr>
        <w:t>b</w:t>
      </w:r>
      <w:r w:rsidRPr="005B4F9B">
        <w:rPr>
          <w:lang w:val="pt-PT"/>
        </w:rPr>
        <w:t xml:space="preserve"> Institute of Biology, Martin Luther University Halle-Wittenberg, Am Kirchtor 1, 06108 Halle (Saale), Germany.</w:t>
      </w:r>
    </w:p>
    <w:p w14:paraId="11E8EFC7" w14:textId="77777777" w:rsidR="00155995" w:rsidRPr="005B4F9B" w:rsidRDefault="00155995" w:rsidP="00155995">
      <w:pPr>
        <w:spacing w:before="100" w:beforeAutospacing="1" w:after="100" w:afterAutospacing="1" w:line="360" w:lineRule="auto"/>
        <w:contextualSpacing/>
        <w:jc w:val="both"/>
        <w:rPr>
          <w:lang w:val="pt-PT"/>
        </w:rPr>
      </w:pPr>
      <w:r w:rsidRPr="005B4F9B">
        <w:rPr>
          <w:vertAlign w:val="superscript"/>
          <w:lang w:val="pt-PT"/>
        </w:rPr>
        <w:t>c</w:t>
      </w:r>
      <w:r w:rsidRPr="005B4F9B">
        <w:rPr>
          <w:lang w:val="pt-PT"/>
        </w:rPr>
        <w:t xml:space="preserve"> Infraestruturas de Portugal Biodiversity Chair, CiBiO/InBIO, Universidade do Porto, 4485-661 Vairão, Portugal</w:t>
      </w:r>
    </w:p>
    <w:p w14:paraId="3043698E" w14:textId="0FD8E40F" w:rsidR="00155995" w:rsidRPr="008C7C95" w:rsidRDefault="00155995" w:rsidP="00155995">
      <w:pPr>
        <w:spacing w:before="100" w:beforeAutospacing="1" w:after="100" w:afterAutospacing="1" w:line="360" w:lineRule="auto"/>
        <w:contextualSpacing/>
        <w:jc w:val="both"/>
      </w:pPr>
      <w:r w:rsidRPr="008C7C95">
        <w:rPr>
          <w:vertAlign w:val="superscript"/>
        </w:rPr>
        <w:t>d</w:t>
      </w:r>
      <w:r w:rsidRPr="008C7C95">
        <w:t xml:space="preserve"> School of Natural Sciences, Bangor University, </w:t>
      </w:r>
      <w:r w:rsidR="00F1018B" w:rsidRPr="00F1018B">
        <w:t>LL57 2DGA</w:t>
      </w:r>
      <w:r w:rsidR="00F1018B">
        <w:t xml:space="preserve"> </w:t>
      </w:r>
      <w:r w:rsidRPr="008C7C95">
        <w:t xml:space="preserve">Bangor, Wales, UK. </w:t>
      </w:r>
    </w:p>
    <w:p w14:paraId="25353245" w14:textId="77777777" w:rsidR="00155995" w:rsidRPr="0019740F" w:rsidRDefault="00155995" w:rsidP="00155995">
      <w:pPr>
        <w:spacing w:line="360" w:lineRule="auto"/>
        <w:jc w:val="both"/>
      </w:pPr>
    </w:p>
    <w:p w14:paraId="479951F9" w14:textId="43870E18" w:rsidR="00ED7826" w:rsidRDefault="00155995" w:rsidP="00155995">
      <w:pPr>
        <w:spacing w:line="360" w:lineRule="auto"/>
        <w:jc w:val="both"/>
        <w:rPr>
          <w:rFonts w:ascii="Times New Roman" w:hAnsi="Times New Roman" w:cs="Times New Roman"/>
          <w:b/>
        </w:rPr>
      </w:pPr>
      <w:r w:rsidRPr="0019740F">
        <w:t>*</w:t>
      </w:r>
      <w:r w:rsidRPr="005B4F9B">
        <w:t>Correspondence</w:t>
      </w:r>
      <w:r w:rsidRPr="0019740F">
        <w:t xml:space="preserve"> to </w:t>
      </w:r>
      <w:hyperlink r:id="rId8" w:history="1">
        <w:r w:rsidR="00ED7826" w:rsidRPr="0062370E">
          <w:rPr>
            <w:rStyle w:val="Hyperlink"/>
            <w:rFonts w:eastAsiaTheme="majorEastAsia"/>
          </w:rPr>
          <w:t>istmartins@gmail.com</w:t>
        </w:r>
      </w:hyperlink>
      <w:r w:rsidRPr="008C7C95">
        <w:rPr>
          <w:rFonts w:eastAsiaTheme="majorEastAsia"/>
          <w:color w:val="0563C1" w:themeColor="hyperlink"/>
          <w:u w:val="single"/>
        </w:rPr>
        <w:t>;</w:t>
      </w:r>
    </w:p>
    <w:p w14:paraId="12F49C91" w14:textId="77777777" w:rsidR="00ED7826" w:rsidRDefault="00ED7826" w:rsidP="00155995">
      <w:pPr>
        <w:spacing w:line="360" w:lineRule="auto"/>
        <w:jc w:val="both"/>
        <w:rPr>
          <w:rFonts w:cs="Times New Roman"/>
          <w:b/>
        </w:rPr>
      </w:pPr>
    </w:p>
    <w:p w14:paraId="120C04FA" w14:textId="77777777" w:rsidR="00ED7826" w:rsidRDefault="00ED7826" w:rsidP="00155995">
      <w:pPr>
        <w:spacing w:line="360" w:lineRule="auto"/>
        <w:jc w:val="both"/>
        <w:rPr>
          <w:rFonts w:cs="Times New Roman"/>
          <w:b/>
        </w:rPr>
      </w:pPr>
    </w:p>
    <w:p w14:paraId="2DFD0CDE" w14:textId="6201425B" w:rsidR="00155995" w:rsidRDefault="00155995" w:rsidP="004F039D">
      <w:pPr>
        <w:spacing w:line="360" w:lineRule="auto"/>
        <w:jc w:val="both"/>
        <w:rPr>
          <w:rFonts w:cs="Times New Roman"/>
          <w:lang w:val="en-GB"/>
        </w:rPr>
      </w:pPr>
      <w:r w:rsidRPr="00155995">
        <w:rPr>
          <w:rFonts w:cs="Times New Roman"/>
          <w:b/>
        </w:rPr>
        <w:t>Abstract:</w:t>
      </w:r>
      <w:r w:rsidRPr="00155995">
        <w:rPr>
          <w:rFonts w:cs="Times New Roman"/>
        </w:rPr>
        <w:t xml:space="preserve"> </w:t>
      </w:r>
      <w:r w:rsidRPr="00155995">
        <w:rPr>
          <w:rFonts w:cs="Times New Roman"/>
          <w:lang w:val="en-GB"/>
        </w:rPr>
        <w:t xml:space="preserve">Habitat destruction via land-use change is </w:t>
      </w:r>
      <w:r w:rsidR="00ED7826">
        <w:rPr>
          <w:rFonts w:cs="Times New Roman"/>
          <w:lang w:val="en-GB"/>
        </w:rPr>
        <w:t xml:space="preserve">widely regarded as </w:t>
      </w:r>
      <w:r w:rsidR="00220611">
        <w:rPr>
          <w:rFonts w:cs="Times New Roman"/>
        </w:rPr>
        <w:t xml:space="preserve">one of the </w:t>
      </w:r>
      <w:r w:rsidR="00220611">
        <w:rPr>
          <w:rFonts w:cs="Times New Roman"/>
          <w:lang w:val="en-GB"/>
        </w:rPr>
        <w:t>main</w:t>
      </w:r>
      <w:r w:rsidRPr="00155995">
        <w:rPr>
          <w:rFonts w:cs="Times New Roman"/>
          <w:lang w:val="en-GB"/>
        </w:rPr>
        <w:t xml:space="preserve"> driver</w:t>
      </w:r>
      <w:r w:rsidR="00220611">
        <w:rPr>
          <w:rFonts w:cs="Times New Roman"/>
          <w:lang w:val="en-GB"/>
        </w:rPr>
        <w:t>s</w:t>
      </w:r>
      <w:r w:rsidRPr="00155995">
        <w:rPr>
          <w:rFonts w:cs="Times New Roman"/>
          <w:lang w:val="en-GB"/>
        </w:rPr>
        <w:t xml:space="preserve"> </w:t>
      </w:r>
      <w:r w:rsidR="00220611">
        <w:rPr>
          <w:rFonts w:cs="Times New Roman"/>
          <w:lang w:val="en-GB"/>
        </w:rPr>
        <w:t>of</w:t>
      </w:r>
      <w:r w:rsidR="00ED7826">
        <w:rPr>
          <w:rFonts w:cs="Times New Roman"/>
          <w:lang w:val="en-GB"/>
        </w:rPr>
        <w:t xml:space="preserve"> </w:t>
      </w:r>
      <w:r w:rsidRPr="00155995">
        <w:rPr>
          <w:rFonts w:cs="Times New Roman"/>
          <w:lang w:val="en-GB"/>
        </w:rPr>
        <w:t>biodiversity and ecosystems changes.</w:t>
      </w:r>
      <w:r w:rsidR="00142256">
        <w:rPr>
          <w:rFonts w:cs="Times New Roman"/>
          <w:lang w:val="en-GB"/>
        </w:rPr>
        <w:t xml:space="preserve"> </w:t>
      </w:r>
      <w:r w:rsidR="00ED7826">
        <w:rPr>
          <w:rFonts w:cs="Times New Roman"/>
          <w:lang w:val="en-GB"/>
        </w:rPr>
        <w:t xml:space="preserve">However, </w:t>
      </w:r>
      <w:r w:rsidR="00823D6C">
        <w:rPr>
          <w:rFonts w:cs="Times New Roman"/>
          <w:lang w:val="en-GB"/>
        </w:rPr>
        <w:t xml:space="preserve">assessments often group all </w:t>
      </w:r>
      <w:r w:rsidR="00ED7826">
        <w:rPr>
          <w:rFonts w:cs="Times New Roman"/>
          <w:lang w:val="en-GB"/>
        </w:rPr>
        <w:t>species</w:t>
      </w:r>
      <w:r w:rsidR="00561DAD">
        <w:rPr>
          <w:rFonts w:cs="Times New Roman"/>
          <w:lang w:val="en-GB"/>
        </w:rPr>
        <w:t xml:space="preserve"> into a single group</w:t>
      </w:r>
      <w:r w:rsidR="00823D6C">
        <w:rPr>
          <w:rFonts w:cs="Times New Roman"/>
          <w:lang w:val="en-GB"/>
        </w:rPr>
        <w:t xml:space="preserve">, </w:t>
      </w:r>
      <w:r w:rsidR="00ED7826">
        <w:rPr>
          <w:rFonts w:cs="Times New Roman"/>
          <w:lang w:val="en-GB"/>
        </w:rPr>
        <w:t>obscur</w:t>
      </w:r>
      <w:r w:rsidR="00823D6C">
        <w:rPr>
          <w:rFonts w:cs="Times New Roman"/>
          <w:lang w:val="en-GB"/>
        </w:rPr>
        <w:t>ing</w:t>
      </w:r>
      <w:r w:rsidR="00ED7826">
        <w:rPr>
          <w:rFonts w:cs="Times New Roman"/>
          <w:lang w:val="en-GB"/>
        </w:rPr>
        <w:t xml:space="preserve"> the variation </w:t>
      </w:r>
      <w:r w:rsidR="00203464">
        <w:rPr>
          <w:rFonts w:cs="Times New Roman"/>
          <w:lang w:val="en-GB"/>
        </w:rPr>
        <w:t xml:space="preserve">of responses to land-use change </w:t>
      </w:r>
      <w:r w:rsidR="00ED7826">
        <w:rPr>
          <w:rFonts w:cs="Times New Roman"/>
          <w:lang w:val="en-GB"/>
        </w:rPr>
        <w:t xml:space="preserve">that can inform conservative measures and can be </w:t>
      </w:r>
      <w:r w:rsidR="00ED7826" w:rsidRPr="00ED7826">
        <w:rPr>
          <w:rFonts w:cs="Times New Roman"/>
          <w:lang w:val="en-GB"/>
        </w:rPr>
        <w:t>sensitive to analytical decisions.</w:t>
      </w:r>
      <w:r w:rsidR="00ED7826">
        <w:rPr>
          <w:rFonts w:cs="Times New Roman"/>
          <w:lang w:val="en-GB"/>
        </w:rPr>
        <w:t xml:space="preserve"> </w:t>
      </w:r>
      <w:r w:rsidR="00203464">
        <w:rPr>
          <w:rFonts w:cs="Times New Roman"/>
        </w:rPr>
        <w:t>In contrast</w:t>
      </w:r>
      <w:r w:rsidR="00823D6C">
        <w:rPr>
          <w:rFonts w:cs="Times New Roman"/>
        </w:rPr>
        <w:t xml:space="preserve">, </w:t>
      </w:r>
      <w:r w:rsidR="00A319A0" w:rsidRPr="00790D89">
        <w:rPr>
          <w:rFonts w:cs="Times New Roman"/>
          <w:color w:val="000000" w:themeColor="text1"/>
          <w:lang w:val="en-GB"/>
        </w:rPr>
        <w:t>us</w:t>
      </w:r>
      <w:r w:rsidR="00A319A0">
        <w:rPr>
          <w:rFonts w:cs="Times New Roman"/>
          <w:color w:val="000000" w:themeColor="text1"/>
          <w:lang w:val="en-GB"/>
        </w:rPr>
        <w:t>ing</w:t>
      </w:r>
      <w:r w:rsidR="00A319A0" w:rsidRPr="00790D89">
        <w:rPr>
          <w:rFonts w:cs="Times New Roman"/>
          <w:color w:val="000000" w:themeColor="text1"/>
          <w:lang w:val="en-GB"/>
        </w:rPr>
        <w:t xml:space="preserve"> the countryside species-area relationship (</w:t>
      </w:r>
      <w:proofErr w:type="spellStart"/>
      <w:r w:rsidR="00A319A0" w:rsidRPr="00790D89">
        <w:rPr>
          <w:rFonts w:cs="Times New Roman"/>
          <w:color w:val="000000" w:themeColor="text1"/>
          <w:lang w:val="en-GB"/>
        </w:rPr>
        <w:t>cSAR</w:t>
      </w:r>
      <w:proofErr w:type="spellEnd"/>
      <w:r w:rsidR="00A319A0" w:rsidRPr="00790D89">
        <w:rPr>
          <w:rFonts w:cs="Times New Roman"/>
          <w:color w:val="000000" w:themeColor="text1"/>
          <w:lang w:val="en-GB"/>
        </w:rPr>
        <w:t xml:space="preserve">) </w:t>
      </w:r>
      <w:r w:rsidR="00A319A0">
        <w:rPr>
          <w:rFonts w:cs="Times New Roman"/>
          <w:color w:val="000000" w:themeColor="text1"/>
          <w:lang w:val="en-GB"/>
        </w:rPr>
        <w:t xml:space="preserve">approach, </w:t>
      </w:r>
      <w:r w:rsidR="00A319A0">
        <w:rPr>
          <w:rFonts w:cs="Times New Roman"/>
        </w:rPr>
        <w:t xml:space="preserve">we </w:t>
      </w:r>
      <w:r w:rsidR="00A319A0">
        <w:t xml:space="preserve">quantify expected changes to the </w:t>
      </w:r>
      <w:r w:rsidR="00203464">
        <w:t xml:space="preserve">global </w:t>
      </w:r>
      <w:r w:rsidR="00A319A0">
        <w:t xml:space="preserve">diversity of two </w:t>
      </w:r>
      <w:r w:rsidR="00203464">
        <w:t xml:space="preserve">specific </w:t>
      </w:r>
      <w:r w:rsidR="00A319A0">
        <w:t>bird functional groups</w:t>
      </w:r>
      <w:r w:rsidR="00203464">
        <w:t xml:space="preserve"> (forest and non-forest species)</w:t>
      </w:r>
      <w:r w:rsidR="00A319A0">
        <w:t xml:space="preserve">, as well as total. </w:t>
      </w:r>
      <w:r w:rsidR="00823D6C">
        <w:rPr>
          <w:rFonts w:cs="Times New Roman"/>
        </w:rPr>
        <w:t xml:space="preserve"> </w:t>
      </w:r>
      <w:r w:rsidR="00220432" w:rsidRPr="00220432">
        <w:rPr>
          <w:rFonts w:cs="Times New Roman"/>
        </w:rPr>
        <w:t xml:space="preserve">As part of the </w:t>
      </w:r>
      <w:proofErr w:type="spellStart"/>
      <w:r w:rsidR="00220432" w:rsidRPr="00220432">
        <w:rPr>
          <w:rFonts w:cs="Times New Roman"/>
        </w:rPr>
        <w:t>intercomparison</w:t>
      </w:r>
      <w:proofErr w:type="spellEnd"/>
      <w:r w:rsidR="00220432" w:rsidRPr="00220432">
        <w:rPr>
          <w:rFonts w:cs="Times New Roman"/>
        </w:rPr>
        <w:t xml:space="preserve"> of </w:t>
      </w:r>
      <w:r w:rsidR="00220432" w:rsidRPr="00790D89">
        <w:rPr>
          <w:rFonts w:cs="Times New Roman"/>
          <w:color w:val="000000" w:themeColor="text1"/>
        </w:rPr>
        <w:t xml:space="preserve">biodiversity and ecosystem services models of the </w:t>
      </w:r>
      <w:r w:rsidR="00396542" w:rsidRPr="0094156A">
        <w:rPr>
          <w:rFonts w:cs="Times New Roman"/>
        </w:rPr>
        <w:t xml:space="preserve">Intergovernmental </w:t>
      </w:r>
      <w:r w:rsidR="00FE5E99">
        <w:rPr>
          <w:rFonts w:cs="Times New Roman"/>
        </w:rPr>
        <w:t xml:space="preserve">Science-Policy </w:t>
      </w:r>
      <w:r w:rsidR="00396542" w:rsidRPr="0094156A">
        <w:rPr>
          <w:rFonts w:cs="Times New Roman"/>
        </w:rPr>
        <w:t xml:space="preserve">Platform on Biodiversity and Ecosystem Services </w:t>
      </w:r>
      <w:r w:rsidR="00396542">
        <w:rPr>
          <w:rFonts w:cs="Times New Roman"/>
        </w:rPr>
        <w:t>(</w:t>
      </w:r>
      <w:r w:rsidR="00220432" w:rsidRPr="00790D89">
        <w:rPr>
          <w:rFonts w:cs="Times New Roman"/>
          <w:color w:val="000000" w:themeColor="text1"/>
        </w:rPr>
        <w:t>IPBES</w:t>
      </w:r>
      <w:r w:rsidR="00396542">
        <w:rPr>
          <w:rFonts w:cs="Times New Roman"/>
          <w:color w:val="000000" w:themeColor="text1"/>
        </w:rPr>
        <w:t>)</w:t>
      </w:r>
      <w:r w:rsidR="00220432" w:rsidRPr="00790D89">
        <w:rPr>
          <w:rFonts w:cs="Times New Roman"/>
          <w:color w:val="000000" w:themeColor="text1"/>
        </w:rPr>
        <w:t>, we</w:t>
      </w:r>
      <w:r w:rsidR="00B44C85" w:rsidRPr="00790D89">
        <w:rPr>
          <w:rFonts w:cs="Times New Roman"/>
          <w:color w:val="000000" w:themeColor="text1"/>
        </w:rPr>
        <w:t xml:space="preserve"> </w:t>
      </w:r>
      <w:r w:rsidR="00203464">
        <w:rPr>
          <w:rFonts w:cs="Times New Roman"/>
          <w:color w:val="000000" w:themeColor="text1"/>
        </w:rPr>
        <w:t xml:space="preserve">estimated changes in both </w:t>
      </w:r>
      <w:r w:rsidR="00203464" w:rsidRPr="00790D89">
        <w:rPr>
          <w:rFonts w:cs="Times New Roman"/>
          <w:color w:val="000000" w:themeColor="text1"/>
        </w:rPr>
        <w:t>gamma</w:t>
      </w:r>
      <w:r w:rsidR="00203464">
        <w:rPr>
          <w:rFonts w:cs="Times New Roman"/>
          <w:color w:val="000000" w:themeColor="text1"/>
        </w:rPr>
        <w:t xml:space="preserve"> (</w:t>
      </w:r>
      <w:r w:rsidR="00203464" w:rsidRPr="00155995">
        <w:rPr>
          <w:rFonts w:cs="Times New Roman"/>
        </w:rPr>
        <w:t>IPBES sub</w:t>
      </w:r>
      <w:r w:rsidR="00203464">
        <w:rPr>
          <w:rFonts w:cs="Times New Roman"/>
        </w:rPr>
        <w:t>-</w:t>
      </w:r>
      <w:r w:rsidR="00203464" w:rsidRPr="00155995">
        <w:rPr>
          <w:rFonts w:cs="Times New Roman"/>
        </w:rPr>
        <w:t>region</w:t>
      </w:r>
      <w:r w:rsidR="00203464">
        <w:rPr>
          <w:rFonts w:cs="Times New Roman"/>
        </w:rPr>
        <w:t xml:space="preserve">s and </w:t>
      </w:r>
      <w:r w:rsidR="00203464">
        <w:rPr>
          <w:rFonts w:cs="Times New Roman"/>
          <w:color w:val="000000" w:themeColor="text1"/>
        </w:rPr>
        <w:t>global)</w:t>
      </w:r>
      <w:r w:rsidR="00203464" w:rsidRPr="00790D89">
        <w:rPr>
          <w:rFonts w:cs="Times New Roman"/>
          <w:color w:val="000000" w:themeColor="text1"/>
        </w:rPr>
        <w:t xml:space="preserve"> and alpha</w:t>
      </w:r>
      <w:r w:rsidR="00203464">
        <w:rPr>
          <w:rFonts w:cs="Times New Roman"/>
          <w:color w:val="000000" w:themeColor="text1"/>
        </w:rPr>
        <w:t xml:space="preserve"> (grid-cell)</w:t>
      </w:r>
      <w:r w:rsidR="00203464" w:rsidRPr="00790D89">
        <w:rPr>
          <w:rFonts w:cs="Times New Roman"/>
          <w:color w:val="000000" w:themeColor="text1"/>
        </w:rPr>
        <w:t xml:space="preserve"> diversity </w:t>
      </w:r>
      <w:r w:rsidR="00203464">
        <w:rPr>
          <w:rFonts w:cs="Times New Roman"/>
          <w:color w:val="000000" w:themeColor="text1"/>
        </w:rPr>
        <w:t xml:space="preserve">using three distinct </w:t>
      </w:r>
      <w:r w:rsidR="00203464">
        <w:rPr>
          <w:rFonts w:cs="Times New Roman"/>
          <w:color w:val="000000" w:themeColor="text1"/>
          <w:lang w:val="en-GB"/>
        </w:rPr>
        <w:t>scenarios of future land-use change.</w:t>
      </w:r>
      <w:ins w:id="0" w:author="Ines Martins" w:date="2021-02-08T17:19:00Z">
        <w:r w:rsidR="00477FBF">
          <w:rPr>
            <w:rFonts w:cs="Times New Roman"/>
            <w:color w:val="000000" w:themeColor="text1"/>
            <w:lang w:val="en-GB"/>
          </w:rPr>
          <w:t xml:space="preserve"> </w:t>
        </w:r>
      </w:ins>
      <w:del w:id="1" w:author="Ines Martins" w:date="2021-02-08T17:03:00Z">
        <w:r w:rsidR="00203464" w:rsidDel="002617B8">
          <w:rPr>
            <w:rFonts w:cs="Times New Roman"/>
            <w:color w:val="000000" w:themeColor="text1"/>
            <w:lang w:val="en-GB"/>
          </w:rPr>
          <w:delText xml:space="preserve"> </w:delText>
        </w:r>
      </w:del>
      <w:ins w:id="2" w:author="Ines Martins" w:date="2021-02-08T17:14:00Z">
        <w:r w:rsidR="00477FBF">
          <w:rPr>
            <w:rFonts w:cs="Times New Roman"/>
            <w:color w:val="000000" w:themeColor="text1"/>
            <w:lang w:val="en-GB"/>
          </w:rPr>
          <w:t>We found progressive declines in g</w:t>
        </w:r>
      </w:ins>
      <w:ins w:id="3" w:author="Ines Martins" w:date="2021-02-08T17:12:00Z">
        <w:r w:rsidR="00477FBF">
          <w:rPr>
            <w:rFonts w:cs="Times New Roman"/>
            <w:color w:val="000000" w:themeColor="text1"/>
            <w:lang w:val="en-GB"/>
          </w:rPr>
          <w:t>amma diversity</w:t>
        </w:r>
      </w:ins>
      <w:ins w:id="4" w:author="Ines Martins" w:date="2021-02-08T17:54:00Z">
        <w:r w:rsidR="00F65230">
          <w:rPr>
            <w:rFonts w:cs="Times New Roman"/>
            <w:color w:val="000000" w:themeColor="text1"/>
            <w:lang w:val="en-GB"/>
          </w:rPr>
          <w:t xml:space="preserve"> (for all groups)</w:t>
        </w:r>
      </w:ins>
      <w:ins w:id="5" w:author="Ines Martins" w:date="2021-02-08T17:12:00Z">
        <w:r w:rsidR="00477FBF">
          <w:rPr>
            <w:rFonts w:cs="Times New Roman"/>
            <w:color w:val="000000" w:themeColor="text1"/>
            <w:lang w:val="en-GB"/>
          </w:rPr>
          <w:t xml:space="preserve"> </w:t>
        </w:r>
      </w:ins>
      <w:ins w:id="6" w:author="Ines Martins" w:date="2021-02-08T17:22:00Z">
        <w:r w:rsidR="00DF03ED">
          <w:rPr>
            <w:rFonts w:cs="Times New Roman"/>
            <w:color w:val="000000" w:themeColor="text1"/>
            <w:lang w:val="en-GB"/>
          </w:rPr>
          <w:t>over</w:t>
        </w:r>
      </w:ins>
      <w:ins w:id="7" w:author="Ines Martins" w:date="2021-02-08T17:17:00Z">
        <w:r w:rsidR="00477FBF" w:rsidRPr="00790D89">
          <w:rPr>
            <w:rFonts w:cs="Times New Roman"/>
            <w:color w:val="000000" w:themeColor="text1"/>
            <w:lang w:val="en-GB"/>
          </w:rPr>
          <w:t xml:space="preserve"> the </w:t>
        </w:r>
      </w:ins>
      <w:ins w:id="8" w:author="Ines Martins" w:date="2021-02-08T17:25:00Z">
        <w:r w:rsidR="00DF03ED">
          <w:rPr>
            <w:rFonts w:cs="Times New Roman"/>
            <w:color w:val="000000" w:themeColor="text1"/>
            <w:lang w:val="en-GB"/>
          </w:rPr>
          <w:t xml:space="preserve">last </w:t>
        </w:r>
      </w:ins>
      <w:ins w:id="9" w:author="Ines Martins" w:date="2021-02-08T17:17:00Z">
        <w:r w:rsidR="00477FBF" w:rsidRPr="00790D89">
          <w:rPr>
            <w:rFonts w:cs="Times New Roman"/>
            <w:color w:val="000000" w:themeColor="text1"/>
            <w:lang w:val="en-GB"/>
          </w:rPr>
          <w:t>century (1900-2015)</w:t>
        </w:r>
      </w:ins>
      <w:ins w:id="10" w:author="Ines Martins" w:date="2021-02-08T17:46:00Z">
        <w:r w:rsidR="00083FE0">
          <w:rPr>
            <w:rFonts w:cs="Times New Roman"/>
            <w:color w:val="000000" w:themeColor="text1"/>
            <w:lang w:val="en-GB"/>
          </w:rPr>
          <w:t>, which were</w:t>
        </w:r>
      </w:ins>
      <w:ins w:id="11" w:author="Ines Martins" w:date="2021-02-08T17:19:00Z">
        <w:r w:rsidR="00477FBF">
          <w:rPr>
            <w:rFonts w:cs="Times New Roman"/>
            <w:color w:val="000000" w:themeColor="text1"/>
            <w:lang w:val="en-GB"/>
          </w:rPr>
          <w:t xml:space="preserve"> expected to </w:t>
        </w:r>
        <w:r w:rsidR="00477FBF" w:rsidRPr="00790D89">
          <w:rPr>
            <w:rFonts w:cs="Times New Roman"/>
            <w:color w:val="000000" w:themeColor="text1"/>
            <w:lang w:val="en-GB"/>
          </w:rPr>
          <w:t xml:space="preserve">continue </w:t>
        </w:r>
      </w:ins>
      <w:ins w:id="12" w:author="Ines Martins" w:date="2021-02-08T17:59:00Z">
        <w:r w:rsidR="00F65230">
          <w:rPr>
            <w:rFonts w:cs="Times New Roman"/>
            <w:color w:val="000000" w:themeColor="text1"/>
            <w:lang w:val="en-GB"/>
          </w:rPr>
          <w:t xml:space="preserve">by 2050 </w:t>
        </w:r>
      </w:ins>
      <w:ins w:id="13" w:author="Ines Martins" w:date="2021-02-08T17:19:00Z">
        <w:r w:rsidR="00477FBF" w:rsidRPr="00790D89">
          <w:rPr>
            <w:rFonts w:cs="Times New Roman"/>
            <w:color w:val="000000" w:themeColor="text1"/>
            <w:lang w:val="en-GB"/>
          </w:rPr>
          <w:t xml:space="preserve">under the </w:t>
        </w:r>
      </w:ins>
      <w:ins w:id="14" w:author="Ines Martins" w:date="2021-02-08T17:20:00Z">
        <w:r w:rsidR="00477FBF">
          <w:rPr>
            <w:rFonts w:cs="Times New Roman"/>
            <w:color w:val="000000" w:themeColor="text1"/>
            <w:lang w:val="en-GB"/>
          </w:rPr>
          <w:t xml:space="preserve">more intensive land-use </w:t>
        </w:r>
      </w:ins>
      <w:ins w:id="15" w:author="Ines Martins" w:date="2021-02-08T17:19:00Z">
        <w:r w:rsidR="00477FBF" w:rsidRPr="00790D89">
          <w:rPr>
            <w:rFonts w:cs="Times New Roman"/>
            <w:color w:val="000000" w:themeColor="text1"/>
            <w:lang w:val="en-GB"/>
          </w:rPr>
          <w:t>scenarios</w:t>
        </w:r>
      </w:ins>
      <w:ins w:id="16" w:author="Ines Martins" w:date="2021-02-08T17:31:00Z">
        <w:r w:rsidR="00DF03ED">
          <w:rPr>
            <w:rFonts w:cs="Times New Roman"/>
            <w:color w:val="000000" w:themeColor="text1"/>
            <w:lang w:val="en-GB"/>
          </w:rPr>
          <w:t xml:space="preserve"> (SSP3-SSP5)</w:t>
        </w:r>
      </w:ins>
      <w:ins w:id="17" w:author="Ines Martins" w:date="2021-02-08T17:21:00Z">
        <w:r w:rsidR="00477FBF">
          <w:rPr>
            <w:rFonts w:cs="Times New Roman"/>
            <w:color w:val="000000" w:themeColor="text1"/>
            <w:lang w:val="en-GB"/>
          </w:rPr>
          <w:t>, but</w:t>
        </w:r>
      </w:ins>
      <w:ins w:id="18" w:author="Ines Martins" w:date="2021-02-08T17:29:00Z">
        <w:r w:rsidR="00DF03ED">
          <w:rPr>
            <w:rFonts w:cs="Times New Roman"/>
            <w:color w:val="000000" w:themeColor="text1"/>
            <w:lang w:val="en-GB"/>
          </w:rPr>
          <w:t xml:space="preserve"> </w:t>
        </w:r>
      </w:ins>
      <w:ins w:id="19" w:author="Ines Martins" w:date="2021-02-08T17:30:00Z">
        <w:r w:rsidR="00DF03ED">
          <w:rPr>
            <w:rFonts w:cs="Times New Roman"/>
            <w:color w:val="000000" w:themeColor="text1"/>
            <w:lang w:val="en-GB"/>
          </w:rPr>
          <w:t>potentially slow</w:t>
        </w:r>
      </w:ins>
      <w:ins w:id="20" w:author="Ines Martins" w:date="2021-02-08T17:45:00Z">
        <w:r w:rsidR="00083FE0">
          <w:rPr>
            <w:rFonts w:cs="Times New Roman"/>
            <w:color w:val="000000" w:themeColor="text1"/>
            <w:lang w:val="en-GB"/>
          </w:rPr>
          <w:t>-down</w:t>
        </w:r>
      </w:ins>
      <w:ins w:id="21" w:author="Ines Martins" w:date="2021-02-08T17:30:00Z">
        <w:r w:rsidR="00DF03ED">
          <w:rPr>
            <w:rFonts w:cs="Times New Roman"/>
            <w:color w:val="000000" w:themeColor="text1"/>
            <w:lang w:val="en-GB"/>
          </w:rPr>
          <w:t xml:space="preserve"> under the more moderated</w:t>
        </w:r>
        <w:r w:rsidR="00DF03ED" w:rsidRPr="00790D89">
          <w:rPr>
            <w:rFonts w:cs="Times New Roman"/>
            <w:color w:val="000000" w:themeColor="text1"/>
            <w:lang w:val="en-GB"/>
          </w:rPr>
          <w:t xml:space="preserve"> scenario</w:t>
        </w:r>
      </w:ins>
      <w:ins w:id="22" w:author="Ines Martins" w:date="2021-02-08T17:31:00Z">
        <w:r w:rsidR="00DF03ED">
          <w:rPr>
            <w:rFonts w:cs="Times New Roman"/>
            <w:color w:val="000000" w:themeColor="text1"/>
            <w:lang w:val="en-GB"/>
          </w:rPr>
          <w:t xml:space="preserve"> (SSP1)</w:t>
        </w:r>
      </w:ins>
      <w:ins w:id="23" w:author="Ines Martins" w:date="2021-02-08T17:38:00Z">
        <w:r w:rsidR="000B5FF3">
          <w:rPr>
            <w:rFonts w:cs="Times New Roman"/>
            <w:color w:val="000000" w:themeColor="text1"/>
            <w:lang w:val="en-GB"/>
          </w:rPr>
          <w:t>,</w:t>
        </w:r>
      </w:ins>
      <w:ins w:id="24" w:author="Ines Martins" w:date="2021-02-08T17:33:00Z">
        <w:r w:rsidR="000B5FF3">
          <w:rPr>
            <w:rFonts w:cs="Times New Roman"/>
            <w:color w:val="000000" w:themeColor="text1"/>
            <w:lang w:val="en-GB"/>
          </w:rPr>
          <w:t xml:space="preserve"> </w:t>
        </w:r>
      </w:ins>
      <w:ins w:id="25" w:author="Ines Martins" w:date="2021-02-08T17:35:00Z">
        <w:r w:rsidR="000B5FF3">
          <w:rPr>
            <w:rFonts w:cs="Times New Roman"/>
            <w:color w:val="000000" w:themeColor="text1"/>
            <w:lang w:val="en-GB"/>
          </w:rPr>
          <w:t>following</w:t>
        </w:r>
      </w:ins>
      <w:ins w:id="26" w:author="Ines Martins" w:date="2021-02-08T17:33:00Z">
        <w:r w:rsidR="000B5FF3">
          <w:rPr>
            <w:rFonts w:cs="Times New Roman"/>
            <w:color w:val="000000" w:themeColor="text1"/>
            <w:lang w:val="en-GB"/>
          </w:rPr>
          <w:t xml:space="preserve"> a deceleration</w:t>
        </w:r>
      </w:ins>
      <w:ins w:id="27" w:author="Ines Martins" w:date="2021-02-08T17:30:00Z">
        <w:r w:rsidR="00DF03ED" w:rsidRPr="00790D89">
          <w:rPr>
            <w:rFonts w:cs="Times New Roman"/>
            <w:color w:val="000000" w:themeColor="text1"/>
            <w:lang w:val="en-GB"/>
          </w:rPr>
          <w:t xml:space="preserve"> in the loss of forest species</w:t>
        </w:r>
      </w:ins>
      <w:ins w:id="28" w:author="Ines Martins" w:date="2021-02-08T17:33:00Z">
        <w:r w:rsidR="000B5FF3">
          <w:rPr>
            <w:rFonts w:cs="Times New Roman"/>
            <w:color w:val="000000" w:themeColor="text1"/>
            <w:lang w:val="en-GB"/>
          </w:rPr>
          <w:t>.</w:t>
        </w:r>
      </w:ins>
      <w:ins w:id="29" w:author="Ines Martins" w:date="2021-02-08T17:37:00Z">
        <w:r w:rsidR="000B5FF3">
          <w:rPr>
            <w:rFonts w:cs="Times New Roman"/>
            <w:color w:val="000000" w:themeColor="text1"/>
            <w:lang w:val="en-GB"/>
          </w:rPr>
          <w:t xml:space="preserve"> </w:t>
        </w:r>
      </w:ins>
      <w:ins w:id="30" w:author="Ines Martins" w:date="2021-02-08T17:41:00Z">
        <w:r w:rsidR="000B5FF3">
          <w:rPr>
            <w:rFonts w:cs="Times New Roman"/>
            <w:color w:val="000000" w:themeColor="text1"/>
            <w:lang w:val="en-GB"/>
          </w:rPr>
          <w:t>In contrast, a</w:t>
        </w:r>
      </w:ins>
      <w:ins w:id="31" w:author="Ines Martins" w:date="2021-02-08T17:37:00Z">
        <w:r w:rsidR="000B5FF3">
          <w:rPr>
            <w:rFonts w:cs="Times New Roman"/>
            <w:color w:val="000000" w:themeColor="text1"/>
            <w:lang w:val="en-GB"/>
          </w:rPr>
          <w:t xml:space="preserve">lpha diversity </w:t>
        </w:r>
      </w:ins>
      <w:ins w:id="32" w:author="Ines Martins" w:date="2021-02-08T17:49:00Z">
        <w:r w:rsidR="00083FE0">
          <w:rPr>
            <w:rFonts w:cs="Times New Roman"/>
            <w:color w:val="000000" w:themeColor="text1"/>
            <w:lang w:val="en-GB"/>
          </w:rPr>
          <w:t>has revealed net diversity increa</w:t>
        </w:r>
        <w:bookmarkStart w:id="33" w:name="_GoBack"/>
        <w:bookmarkEnd w:id="33"/>
        <w:r w:rsidR="00083FE0">
          <w:rPr>
            <w:rFonts w:cs="Times New Roman"/>
            <w:color w:val="000000" w:themeColor="text1"/>
            <w:lang w:val="en-GB"/>
          </w:rPr>
          <w:t>ses</w:t>
        </w:r>
      </w:ins>
      <w:ins w:id="34" w:author="Ines Martins" w:date="2021-02-08T17:50:00Z">
        <w:r w:rsidR="00083FE0">
          <w:rPr>
            <w:rFonts w:cs="Times New Roman"/>
            <w:color w:val="000000" w:themeColor="text1"/>
            <w:lang w:val="en-GB"/>
          </w:rPr>
          <w:t xml:space="preserve"> </w:t>
        </w:r>
        <w:r w:rsidR="00083FE0">
          <w:rPr>
            <w:rFonts w:cs="Times New Roman"/>
            <w:color w:val="000000" w:themeColor="text1"/>
            <w:lang w:val="en-GB"/>
          </w:rPr>
          <w:lastRenderedPageBreak/>
          <w:t>acro</w:t>
        </w:r>
      </w:ins>
      <w:ins w:id="35" w:author="Ines Martins" w:date="2021-02-08T17:52:00Z">
        <w:r w:rsidR="00083FE0">
          <w:rPr>
            <w:rFonts w:cs="Times New Roman"/>
            <w:color w:val="000000" w:themeColor="text1"/>
            <w:lang w:val="en-GB"/>
          </w:rPr>
          <w:t>ss</w:t>
        </w:r>
      </w:ins>
      <w:ins w:id="36" w:author="Ines Martins" w:date="2021-02-08T17:50:00Z">
        <w:r w:rsidR="00083FE0">
          <w:rPr>
            <w:rFonts w:cs="Times New Roman"/>
            <w:color w:val="000000" w:themeColor="text1"/>
            <w:lang w:val="en-GB"/>
          </w:rPr>
          <w:t xml:space="preserve"> the 20</w:t>
        </w:r>
        <w:r w:rsidR="00083FE0" w:rsidRPr="00083FE0">
          <w:rPr>
            <w:rFonts w:cs="Times New Roman"/>
            <w:color w:val="000000" w:themeColor="text1"/>
            <w:vertAlign w:val="superscript"/>
            <w:lang w:val="en-GB"/>
            <w:rPrChange w:id="37" w:author="Ines Martins" w:date="2021-02-08T17:50:00Z">
              <w:rPr>
                <w:rFonts w:cs="Times New Roman"/>
                <w:color w:val="000000" w:themeColor="text1"/>
                <w:lang w:val="en-GB"/>
              </w:rPr>
            </w:rPrChange>
          </w:rPr>
          <w:t>th</w:t>
        </w:r>
        <w:r w:rsidR="00083FE0">
          <w:rPr>
            <w:rFonts w:cs="Times New Roman"/>
            <w:color w:val="000000" w:themeColor="text1"/>
            <w:lang w:val="en-GB"/>
          </w:rPr>
          <w:t xml:space="preserve"> century, </w:t>
        </w:r>
      </w:ins>
      <w:ins w:id="38" w:author="Ines Martins" w:date="2021-02-08T19:11:00Z">
        <w:r w:rsidR="002B1E36">
          <w:rPr>
            <w:rFonts w:cs="Times New Roman"/>
            <w:color w:val="000000" w:themeColor="text1"/>
            <w:lang w:val="en-GB"/>
          </w:rPr>
          <w:t>promoted</w:t>
        </w:r>
      </w:ins>
      <w:ins w:id="39" w:author="Ines Martins" w:date="2021-02-08T17:55:00Z">
        <w:r w:rsidR="00F65230">
          <w:rPr>
            <w:rFonts w:cs="Times New Roman"/>
            <w:color w:val="000000" w:themeColor="text1"/>
            <w:lang w:val="en-GB"/>
          </w:rPr>
          <w:t xml:space="preserve"> by an increase in non-forest species, </w:t>
        </w:r>
      </w:ins>
      <w:ins w:id="40" w:author="Ines Martins" w:date="2021-02-08T17:50:00Z">
        <w:r w:rsidR="00083FE0">
          <w:rPr>
            <w:rFonts w:cs="Times New Roman"/>
            <w:color w:val="000000" w:themeColor="text1"/>
            <w:lang w:val="en-GB"/>
          </w:rPr>
          <w:t xml:space="preserve">and a mixture of </w:t>
        </w:r>
      </w:ins>
      <w:ins w:id="41" w:author="Ines Martins" w:date="2021-02-08T17:41:00Z">
        <w:r w:rsidR="000B5FF3">
          <w:rPr>
            <w:rFonts w:cs="Times New Roman"/>
            <w:color w:val="000000" w:themeColor="text1"/>
            <w:lang w:val="en-GB"/>
          </w:rPr>
          <w:t>slow</w:t>
        </w:r>
      </w:ins>
      <w:ins w:id="42" w:author="Ines Martins" w:date="2021-02-08T17:50:00Z">
        <w:r w:rsidR="00083FE0">
          <w:rPr>
            <w:rFonts w:cs="Times New Roman"/>
            <w:color w:val="000000" w:themeColor="text1"/>
            <w:lang w:val="en-GB"/>
          </w:rPr>
          <w:t>-</w:t>
        </w:r>
      </w:ins>
      <w:ins w:id="43" w:author="Ines Martins" w:date="2021-02-08T17:42:00Z">
        <w:r w:rsidR="000B5FF3">
          <w:rPr>
            <w:rFonts w:cs="Times New Roman"/>
            <w:color w:val="000000" w:themeColor="text1"/>
            <w:lang w:val="en-GB"/>
          </w:rPr>
          <w:t>downs</w:t>
        </w:r>
        <w:r w:rsidR="00083FE0">
          <w:rPr>
            <w:rFonts w:cs="Times New Roman"/>
            <w:color w:val="000000" w:themeColor="text1"/>
            <w:lang w:val="en-GB"/>
          </w:rPr>
          <w:t xml:space="preserve"> and reversal</w:t>
        </w:r>
      </w:ins>
      <w:ins w:id="44" w:author="Ines Martins" w:date="2021-02-08T17:59:00Z">
        <w:r w:rsidR="00F65230">
          <w:rPr>
            <w:rFonts w:cs="Times New Roman"/>
            <w:color w:val="000000" w:themeColor="text1"/>
            <w:lang w:val="en-GB"/>
          </w:rPr>
          <w:t>s</w:t>
        </w:r>
      </w:ins>
      <w:ins w:id="45" w:author="Ines Martins" w:date="2021-02-08T17:42:00Z">
        <w:r w:rsidR="00083FE0">
          <w:rPr>
            <w:rFonts w:cs="Times New Roman"/>
            <w:color w:val="000000" w:themeColor="text1"/>
            <w:lang w:val="en-GB"/>
          </w:rPr>
          <w:t xml:space="preserve"> </w:t>
        </w:r>
      </w:ins>
      <w:ins w:id="46" w:author="Ines Martins" w:date="2021-02-08T17:59:00Z">
        <w:r w:rsidR="00F65230">
          <w:rPr>
            <w:rFonts w:cs="Times New Roman"/>
            <w:color w:val="000000" w:themeColor="text1"/>
            <w:lang w:val="en-GB"/>
          </w:rPr>
          <w:t>by 2050</w:t>
        </w:r>
      </w:ins>
      <w:ins w:id="47" w:author="Ines Martins" w:date="2021-02-08T19:10:00Z">
        <w:r w:rsidR="00702A62">
          <w:rPr>
            <w:rFonts w:cs="Times New Roman"/>
            <w:color w:val="000000" w:themeColor="text1"/>
            <w:lang w:val="en-GB"/>
          </w:rPr>
          <w:t xml:space="preserve"> across the different </w:t>
        </w:r>
      </w:ins>
      <w:ins w:id="48" w:author="Ines Martins" w:date="2021-02-08T19:12:00Z">
        <w:r w:rsidR="002B1E36">
          <w:rPr>
            <w:rFonts w:cs="Times New Roman"/>
            <w:color w:val="000000" w:themeColor="text1"/>
            <w:lang w:val="en-GB"/>
          </w:rPr>
          <w:t xml:space="preserve">species groups and </w:t>
        </w:r>
      </w:ins>
      <w:ins w:id="49" w:author="Ines Martins" w:date="2021-02-08T19:10:00Z">
        <w:r w:rsidR="00702A62">
          <w:rPr>
            <w:rFonts w:cs="Times New Roman"/>
            <w:color w:val="000000" w:themeColor="text1"/>
            <w:lang w:val="en-GB"/>
          </w:rPr>
          <w:t>scenarios</w:t>
        </w:r>
      </w:ins>
      <w:ins w:id="50" w:author="Ines Martins" w:date="2021-02-08T18:04:00Z">
        <w:r w:rsidR="00EF0F38">
          <w:rPr>
            <w:rFonts w:cs="Times New Roman"/>
            <w:color w:val="000000" w:themeColor="text1"/>
            <w:lang w:val="en-GB"/>
          </w:rPr>
          <w:t xml:space="preserve">, </w:t>
        </w:r>
      </w:ins>
      <w:ins w:id="51" w:author="Ines Martins" w:date="2021-02-08T18:12:00Z">
        <w:r w:rsidR="00D32F81">
          <w:rPr>
            <w:rFonts w:cs="Times New Roman"/>
            <w:color w:val="000000" w:themeColor="text1"/>
            <w:lang w:val="en-GB"/>
          </w:rPr>
          <w:t xml:space="preserve">albeit </w:t>
        </w:r>
      </w:ins>
      <w:ins w:id="52" w:author="Ines Martins" w:date="2021-02-08T17:53:00Z">
        <w:r w:rsidR="00F65230">
          <w:rPr>
            <w:rFonts w:cs="Times New Roman"/>
            <w:color w:val="000000" w:themeColor="text1"/>
            <w:lang w:val="en-GB"/>
          </w:rPr>
          <w:t>with</w:t>
        </w:r>
      </w:ins>
      <w:ins w:id="53" w:author="Ines Martins" w:date="2021-02-08T18:14:00Z">
        <w:r w:rsidR="00AC0C80">
          <w:rPr>
            <w:rFonts w:cs="Times New Roman"/>
            <w:color w:val="000000" w:themeColor="text1"/>
            <w:lang w:val="en-GB"/>
          </w:rPr>
          <w:t xml:space="preserve"> </w:t>
        </w:r>
      </w:ins>
      <w:commentRangeStart w:id="54"/>
      <w:commentRangeStart w:id="55"/>
      <w:ins w:id="56" w:author="Ines Martins" w:date="2021-02-08T18:00:00Z">
        <w:r w:rsidR="00F65230">
          <w:rPr>
            <w:rFonts w:cs="Times New Roman"/>
            <w:color w:val="000000" w:themeColor="text1"/>
            <w:lang w:val="en-GB"/>
          </w:rPr>
          <w:t>high geographic variation</w:t>
        </w:r>
      </w:ins>
      <w:ins w:id="57" w:author="Ines Martins" w:date="2021-03-24T11:08:00Z">
        <w:r w:rsidR="00B748BD">
          <w:rPr>
            <w:rFonts w:cs="Times New Roman"/>
            <w:color w:val="000000" w:themeColor="text1"/>
            <w:lang w:val="en-GB"/>
          </w:rPr>
          <w:t xml:space="preserve"> across IPBES sub-regions</w:t>
        </w:r>
      </w:ins>
      <w:commentRangeEnd w:id="54"/>
      <w:ins w:id="58" w:author="Ines Martins" w:date="2021-03-24T11:09:00Z">
        <w:r w:rsidR="00B748BD">
          <w:rPr>
            <w:rStyle w:val="CommentReference"/>
          </w:rPr>
          <w:commentReference w:id="54"/>
        </w:r>
      </w:ins>
      <w:commentRangeEnd w:id="55"/>
      <w:ins w:id="59" w:author="Ines Martins" w:date="2021-03-24T11:10:00Z">
        <w:r w:rsidR="00B748BD">
          <w:rPr>
            <w:rStyle w:val="CommentReference"/>
          </w:rPr>
          <w:commentReference w:id="55"/>
        </w:r>
      </w:ins>
      <w:ins w:id="60" w:author="Ines Martins" w:date="2021-02-08T18:01:00Z">
        <w:r w:rsidR="00F65230">
          <w:rPr>
            <w:rFonts w:cs="Times New Roman"/>
            <w:color w:val="000000" w:themeColor="text1"/>
            <w:lang w:val="en-GB"/>
          </w:rPr>
          <w:t>.</w:t>
        </w:r>
      </w:ins>
      <w:ins w:id="61" w:author="Ines Martins" w:date="2021-02-08T19:11:00Z">
        <w:r w:rsidR="002B1E36">
          <w:rPr>
            <w:rFonts w:cs="Times New Roman"/>
            <w:color w:val="000000" w:themeColor="text1"/>
            <w:lang w:val="en-GB"/>
          </w:rPr>
          <w:t xml:space="preserve"> </w:t>
        </w:r>
      </w:ins>
      <w:ins w:id="62" w:author="Ines Martins" w:date="2021-02-08T19:14:00Z">
        <w:r w:rsidR="002B1E36">
          <w:rPr>
            <w:rFonts w:cs="Times New Roman"/>
            <w:color w:val="000000" w:themeColor="text1"/>
            <w:lang w:val="en-GB"/>
          </w:rPr>
          <w:t xml:space="preserve"> Our results</w:t>
        </w:r>
      </w:ins>
      <w:ins w:id="63" w:author="Ines Martins" w:date="2021-03-24T12:20:00Z">
        <w:r w:rsidR="004F039D">
          <w:rPr>
            <w:rFonts w:cs="Times New Roman"/>
            <w:color w:val="000000" w:themeColor="text1"/>
            <w:lang w:val="en-GB"/>
          </w:rPr>
          <w:t xml:space="preserve"> highligh</w:t>
        </w:r>
      </w:ins>
      <w:ins w:id="64" w:author="Ines Martins" w:date="2021-03-24T12:21:00Z">
        <w:r w:rsidR="004F039D">
          <w:rPr>
            <w:rFonts w:cs="Times New Roman"/>
            <w:color w:val="000000" w:themeColor="text1"/>
            <w:lang w:val="en-GB"/>
          </w:rPr>
          <w:t>t the nuance effect</w:t>
        </w:r>
      </w:ins>
      <w:ins w:id="65" w:author="Ines Martins" w:date="2021-03-24T12:24:00Z">
        <w:r w:rsidR="004F039D">
          <w:rPr>
            <w:rFonts w:cs="Times New Roman"/>
            <w:color w:val="000000" w:themeColor="text1"/>
            <w:lang w:val="en-GB"/>
          </w:rPr>
          <w:t>s</w:t>
        </w:r>
      </w:ins>
      <w:ins w:id="66" w:author="Ines Martins" w:date="2021-03-24T12:21:00Z">
        <w:r w:rsidR="004F039D">
          <w:rPr>
            <w:rFonts w:cs="Times New Roman"/>
            <w:color w:val="000000" w:themeColor="text1"/>
            <w:lang w:val="en-GB"/>
          </w:rPr>
          <w:t xml:space="preserve"> of human land-use change and </w:t>
        </w:r>
      </w:ins>
      <w:ins w:id="67" w:author="Ines Martins" w:date="2021-03-24T12:23:00Z">
        <w:r w:rsidR="004F039D">
          <w:rPr>
            <w:rFonts w:cs="Times New Roman"/>
            <w:color w:val="000000" w:themeColor="text1"/>
            <w:lang w:val="en-GB"/>
          </w:rPr>
          <w:t>how</w:t>
        </w:r>
      </w:ins>
      <w:ins w:id="68" w:author="Ines Martins" w:date="2021-03-24T12:18:00Z">
        <w:r w:rsidR="00A025C3">
          <w:rPr>
            <w:rFonts w:cs="Times New Roman"/>
            <w:color w:val="000000" w:themeColor="text1"/>
            <w:lang w:val="en-GB"/>
          </w:rPr>
          <w:t xml:space="preserve"> </w:t>
        </w:r>
      </w:ins>
      <w:ins w:id="69" w:author="Ines Martins" w:date="2021-03-24T12:22:00Z">
        <w:r w:rsidR="004F039D" w:rsidRPr="00790D89">
          <w:rPr>
            <w:rFonts w:cs="Times New Roman"/>
            <w:color w:val="000000" w:themeColor="text1"/>
            <w:lang w:val="en-GB"/>
          </w:rPr>
          <w:t xml:space="preserve">different </w:t>
        </w:r>
        <w:r w:rsidR="004F039D">
          <w:rPr>
            <w:rFonts w:cs="Times New Roman"/>
            <w:color w:val="000000" w:themeColor="text1"/>
            <w:lang w:val="en-GB"/>
          </w:rPr>
          <w:t>human decisions</w:t>
        </w:r>
        <w:r w:rsidR="004F039D" w:rsidRPr="00790D89">
          <w:rPr>
            <w:rFonts w:cs="Times New Roman"/>
            <w:color w:val="000000" w:themeColor="text1"/>
            <w:lang w:val="en-GB"/>
          </w:rPr>
          <w:t xml:space="preserve"> </w:t>
        </w:r>
      </w:ins>
      <w:ins w:id="70" w:author="Ines Martins" w:date="2021-03-24T12:24:00Z">
        <w:r w:rsidR="004F039D">
          <w:rPr>
            <w:rFonts w:cs="Times New Roman"/>
            <w:color w:val="000000" w:themeColor="text1"/>
            <w:lang w:val="en-GB"/>
          </w:rPr>
          <w:t>can impact future</w:t>
        </w:r>
      </w:ins>
      <w:ins w:id="71" w:author="Ines Martins" w:date="2021-03-24T12:22:00Z">
        <w:r w:rsidR="004F039D">
          <w:rPr>
            <w:rFonts w:cs="Times New Roman"/>
            <w:color w:val="000000" w:themeColor="text1"/>
            <w:lang w:val="en-GB"/>
          </w:rPr>
          <w:t xml:space="preserve"> bird </w:t>
        </w:r>
      </w:ins>
      <w:ins w:id="72" w:author="Ines Martins" w:date="2021-03-24T12:24:00Z">
        <w:r w:rsidR="004F039D">
          <w:rPr>
            <w:rFonts w:cs="Times New Roman"/>
            <w:color w:val="000000" w:themeColor="text1"/>
            <w:lang w:val="en-GB"/>
          </w:rPr>
          <w:t>diversity.</w:t>
        </w:r>
      </w:ins>
      <w:del w:id="73" w:author="Ines Martins" w:date="2021-03-24T12:25:00Z">
        <w:r w:rsidR="004B0FF8" w:rsidDel="004F039D">
          <w:rPr>
            <w:rFonts w:cs="Times New Roman"/>
            <w:color w:val="000000" w:themeColor="text1"/>
            <w:lang w:val="en-GB"/>
          </w:rPr>
          <w:delText>At the global scale, w</w:delText>
        </w:r>
        <w:r w:rsidR="004B0FF8" w:rsidRPr="00790D89" w:rsidDel="004F039D">
          <w:rPr>
            <w:rFonts w:cs="Times New Roman"/>
            <w:color w:val="000000" w:themeColor="text1"/>
            <w:lang w:val="en-GB"/>
          </w:rPr>
          <w:delText xml:space="preserve">e </w:delText>
        </w:r>
        <w:r w:rsidR="008930F8" w:rsidRPr="00790D89" w:rsidDel="004F039D">
          <w:rPr>
            <w:rFonts w:cs="Times New Roman"/>
            <w:color w:val="000000" w:themeColor="text1"/>
            <w:lang w:val="en-GB"/>
          </w:rPr>
          <w:delText xml:space="preserve">found that </w:delText>
        </w:r>
        <w:r w:rsidR="00524982" w:rsidRPr="00790D89" w:rsidDel="004F039D">
          <w:rPr>
            <w:rFonts w:cs="Times New Roman"/>
            <w:color w:val="000000" w:themeColor="text1"/>
            <w:lang w:val="en-GB"/>
          </w:rPr>
          <w:delText>t</w:delText>
        </w:r>
        <w:r w:rsidR="008930F8" w:rsidRPr="00790D89" w:rsidDel="004F039D">
          <w:rPr>
            <w:rFonts w:cs="Times New Roman"/>
            <w:color w:val="000000" w:themeColor="text1"/>
            <w:lang w:val="en-GB"/>
          </w:rPr>
          <w:delText xml:space="preserve">he </w:delText>
        </w:r>
        <w:r w:rsidR="00366C1B" w:rsidRPr="00790D89" w:rsidDel="004F039D">
          <w:rPr>
            <w:rFonts w:cs="Times New Roman"/>
            <w:color w:val="000000" w:themeColor="text1"/>
            <w:lang w:val="en-GB"/>
          </w:rPr>
          <w:delText>decline in gamma diversity</w:delText>
        </w:r>
        <w:r w:rsidR="008930F8" w:rsidRPr="00790D89" w:rsidDel="004F039D">
          <w:rPr>
            <w:rFonts w:cs="Times New Roman"/>
            <w:color w:val="000000" w:themeColor="text1"/>
            <w:lang w:val="en-GB"/>
          </w:rPr>
          <w:delText xml:space="preserve"> </w:delText>
        </w:r>
      </w:del>
      <w:ins w:id="74" w:author="Isabel Rosa" w:date="2019-07-08T14:18:00Z">
        <w:del w:id="75" w:author="Ines Martins" w:date="2021-03-24T12:25:00Z">
          <w:r w:rsidR="004B0FF8" w:rsidDel="004F039D">
            <w:rPr>
              <w:rFonts w:cs="Times New Roman"/>
              <w:color w:val="000000" w:themeColor="text1"/>
              <w:lang w:val="en-GB"/>
            </w:rPr>
            <w:delText xml:space="preserve">of XX% </w:delText>
          </w:r>
        </w:del>
      </w:ins>
      <w:del w:id="76" w:author="Ines Martins" w:date="2021-03-24T12:25:00Z">
        <w:r w:rsidR="008930F8" w:rsidRPr="00790D89" w:rsidDel="004F039D">
          <w:rPr>
            <w:rFonts w:cs="Times New Roman"/>
            <w:color w:val="000000" w:themeColor="text1"/>
            <w:lang w:val="en-GB"/>
          </w:rPr>
          <w:delText>observed during the 20</w:delText>
        </w:r>
        <w:r w:rsidR="008930F8" w:rsidRPr="00790D89" w:rsidDel="004F039D">
          <w:rPr>
            <w:rFonts w:cs="Times New Roman"/>
            <w:color w:val="000000" w:themeColor="text1"/>
            <w:vertAlign w:val="superscript"/>
            <w:lang w:val="en-GB"/>
          </w:rPr>
          <w:delText>th</w:delText>
        </w:r>
        <w:r w:rsidR="008930F8" w:rsidRPr="00790D89" w:rsidDel="004F039D">
          <w:rPr>
            <w:rFonts w:cs="Times New Roman"/>
            <w:color w:val="000000" w:themeColor="text1"/>
            <w:lang w:val="en-GB"/>
          </w:rPr>
          <w:delText xml:space="preserve"> century (1900-2015) </w:delText>
        </w:r>
        <w:r w:rsidR="008930F8" w:rsidRPr="00790D89" w:rsidDel="004F039D">
          <w:rPr>
            <w:rFonts w:cs="Times New Roman"/>
            <w:color w:val="000000" w:themeColor="text1"/>
          </w:rPr>
          <w:delText>is</w:delText>
        </w:r>
        <w:r w:rsidR="008930F8" w:rsidRPr="00790D89" w:rsidDel="004F039D">
          <w:rPr>
            <w:rFonts w:cs="Times New Roman"/>
            <w:color w:val="000000" w:themeColor="text1"/>
            <w:lang w:val="en-GB"/>
          </w:rPr>
          <w:delText xml:space="preserve"> expected to continue under the </w:delText>
        </w:r>
        <w:r w:rsidR="009F276E" w:rsidRPr="00790D89" w:rsidDel="004F039D">
          <w:rPr>
            <w:rFonts w:cs="Times New Roman"/>
            <w:color w:val="000000" w:themeColor="text1"/>
            <w:lang w:val="en-GB"/>
          </w:rPr>
          <w:delText xml:space="preserve">scenarios </w:delText>
        </w:r>
        <w:r w:rsidR="009F276E" w:rsidDel="004F039D">
          <w:rPr>
            <w:rFonts w:cs="Times New Roman"/>
            <w:color w:val="000000" w:themeColor="text1"/>
            <w:lang w:val="en-GB"/>
          </w:rPr>
          <w:delText>with</w:delText>
        </w:r>
        <w:r w:rsidR="009F276E" w:rsidRPr="00790D89" w:rsidDel="004F039D">
          <w:rPr>
            <w:rFonts w:cs="Times New Roman"/>
            <w:color w:val="000000" w:themeColor="text1"/>
            <w:lang w:val="en-GB"/>
          </w:rPr>
          <w:delText xml:space="preserve"> </w:delText>
        </w:r>
        <w:r w:rsidR="008930F8" w:rsidRPr="00790D89" w:rsidDel="004F039D">
          <w:rPr>
            <w:rFonts w:cs="Times New Roman"/>
            <w:color w:val="000000" w:themeColor="text1"/>
            <w:lang w:val="en-GB"/>
          </w:rPr>
          <w:delText>more inte</w:delText>
        </w:r>
        <w:r w:rsidR="00524982" w:rsidRPr="00790D89" w:rsidDel="004F039D">
          <w:rPr>
            <w:rFonts w:cs="Times New Roman"/>
            <w:color w:val="000000" w:themeColor="text1"/>
            <w:lang w:val="en-GB"/>
          </w:rPr>
          <w:delText>nsive land-use change</w:delText>
        </w:r>
        <w:r w:rsidR="00366C1B" w:rsidRPr="00790D89" w:rsidDel="004F039D">
          <w:rPr>
            <w:rFonts w:cs="Times New Roman"/>
            <w:color w:val="000000" w:themeColor="text1"/>
            <w:lang w:val="en-GB"/>
          </w:rPr>
          <w:delText>, but</w:delText>
        </w:r>
        <w:r w:rsidR="008930F8" w:rsidRPr="00790D89" w:rsidDel="004F039D">
          <w:rPr>
            <w:rFonts w:cs="Times New Roman"/>
            <w:color w:val="000000" w:themeColor="text1"/>
            <w:lang w:val="en-GB"/>
          </w:rPr>
          <w:delText xml:space="preserve"> </w:delText>
        </w:r>
        <w:r w:rsidR="00524982" w:rsidRPr="00790D89" w:rsidDel="004F039D">
          <w:rPr>
            <w:rFonts w:cs="Times New Roman"/>
            <w:color w:val="000000" w:themeColor="text1"/>
            <w:lang w:val="en-GB"/>
          </w:rPr>
          <w:delText xml:space="preserve">expected to </w:delText>
        </w:r>
        <w:r w:rsidR="0075363C" w:rsidRPr="00790D89" w:rsidDel="004F039D">
          <w:rPr>
            <w:rFonts w:cs="Times New Roman"/>
            <w:color w:val="000000" w:themeColor="text1"/>
            <w:lang w:val="en-GB"/>
          </w:rPr>
          <w:delText>decelerate</w:delText>
        </w:r>
        <w:r w:rsidR="00524982" w:rsidRPr="00790D89" w:rsidDel="004F039D">
          <w:rPr>
            <w:rFonts w:cs="Times New Roman"/>
            <w:color w:val="000000" w:themeColor="text1"/>
            <w:lang w:val="en-GB"/>
          </w:rPr>
          <w:delText xml:space="preserve"> </w:delText>
        </w:r>
      </w:del>
      <w:ins w:id="77" w:author="Isabel Rosa" w:date="2019-07-08T14:19:00Z">
        <w:del w:id="78" w:author="Ines Martins" w:date="2021-03-24T12:25:00Z">
          <w:r w:rsidR="004B0FF8" w:rsidDel="004F039D">
            <w:rPr>
              <w:rFonts w:cs="Times New Roman"/>
              <w:color w:val="000000" w:themeColor="text1"/>
              <w:lang w:val="en-GB"/>
            </w:rPr>
            <w:delText xml:space="preserve">to XX% </w:delText>
          </w:r>
        </w:del>
      </w:ins>
      <w:del w:id="79" w:author="Ines Martins" w:date="2021-03-24T12:25:00Z">
        <w:r w:rsidR="00524982" w:rsidRPr="00790D89" w:rsidDel="004F039D">
          <w:rPr>
            <w:rFonts w:cs="Times New Roman"/>
            <w:color w:val="000000" w:themeColor="text1"/>
            <w:lang w:val="en-GB"/>
          </w:rPr>
          <w:delText>by 2050 under the scenario</w:delText>
        </w:r>
        <w:r w:rsidR="009F276E" w:rsidDel="004F039D">
          <w:rPr>
            <w:rFonts w:cs="Times New Roman"/>
            <w:color w:val="000000" w:themeColor="text1"/>
            <w:lang w:val="en-GB"/>
          </w:rPr>
          <w:delText xml:space="preserve"> with the least </w:delText>
        </w:r>
        <w:r w:rsidR="0063056F" w:rsidDel="004F039D">
          <w:rPr>
            <w:rFonts w:cs="Times New Roman"/>
            <w:color w:val="000000" w:themeColor="text1"/>
            <w:lang w:val="en-GB"/>
          </w:rPr>
          <w:delText xml:space="preserve">projected </w:delText>
        </w:r>
        <w:r w:rsidR="009F276E" w:rsidDel="004F039D">
          <w:rPr>
            <w:rFonts w:cs="Times New Roman"/>
            <w:color w:val="000000" w:themeColor="text1"/>
            <w:lang w:val="en-GB"/>
          </w:rPr>
          <w:delText>land</w:delText>
        </w:r>
        <w:r w:rsidR="0063056F" w:rsidDel="004F039D">
          <w:rPr>
            <w:rFonts w:cs="Times New Roman"/>
            <w:color w:val="000000" w:themeColor="text1"/>
            <w:lang w:val="en-GB"/>
          </w:rPr>
          <w:delText>-</w:delText>
        </w:r>
        <w:r w:rsidR="009F276E" w:rsidDel="004F039D">
          <w:rPr>
            <w:rFonts w:cs="Times New Roman"/>
            <w:color w:val="000000" w:themeColor="text1"/>
            <w:lang w:val="en-GB"/>
          </w:rPr>
          <w:delText>use change</w:delText>
        </w:r>
        <w:r w:rsidR="00950CE8" w:rsidRPr="00790D89" w:rsidDel="004F039D">
          <w:rPr>
            <w:rFonts w:cs="Times New Roman"/>
            <w:color w:val="000000" w:themeColor="text1"/>
            <w:lang w:val="en-GB"/>
          </w:rPr>
          <w:delText xml:space="preserve"> (</w:delText>
        </w:r>
        <w:r w:rsidR="005C09E4" w:rsidRPr="00790D89" w:rsidDel="004F039D">
          <w:rPr>
            <w:rFonts w:cs="Times New Roman"/>
            <w:color w:val="000000" w:themeColor="text1"/>
            <w:lang w:val="en-GB"/>
          </w:rPr>
          <w:delText xml:space="preserve">mostly due to </w:delText>
        </w:r>
        <w:r w:rsidR="00524982" w:rsidRPr="00790D89" w:rsidDel="004F039D">
          <w:rPr>
            <w:rFonts w:cs="Times New Roman"/>
            <w:color w:val="000000" w:themeColor="text1"/>
            <w:lang w:val="en-GB"/>
          </w:rPr>
          <w:delText xml:space="preserve">a </w:delText>
        </w:r>
      </w:del>
      <w:del w:id="80" w:author="Ines Martins" w:date="2020-10-01T15:01:00Z">
        <w:r w:rsidR="00524982" w:rsidRPr="00790D89" w:rsidDel="005C41A6">
          <w:rPr>
            <w:rFonts w:cs="Times New Roman"/>
            <w:color w:val="000000" w:themeColor="text1"/>
            <w:lang w:val="en-GB"/>
          </w:rPr>
          <w:delText xml:space="preserve">decrease </w:delText>
        </w:r>
      </w:del>
      <w:del w:id="81" w:author="Ines Martins" w:date="2021-03-24T12:25:00Z">
        <w:r w:rsidR="00524982" w:rsidRPr="00790D89" w:rsidDel="004F039D">
          <w:rPr>
            <w:rFonts w:cs="Times New Roman"/>
            <w:color w:val="000000" w:themeColor="text1"/>
            <w:lang w:val="en-GB"/>
          </w:rPr>
          <w:delText>in the loss of forest species</w:delText>
        </w:r>
        <w:r w:rsidR="00950CE8" w:rsidRPr="00790D89" w:rsidDel="004F039D">
          <w:rPr>
            <w:rFonts w:cs="Times New Roman"/>
            <w:color w:val="000000" w:themeColor="text1"/>
            <w:lang w:val="en-GB"/>
          </w:rPr>
          <w:delText>)</w:delText>
        </w:r>
        <w:r w:rsidR="00524982" w:rsidRPr="00790D89" w:rsidDel="004F039D">
          <w:rPr>
            <w:rFonts w:cs="Times New Roman"/>
            <w:color w:val="000000" w:themeColor="text1"/>
            <w:lang w:val="en-GB"/>
          </w:rPr>
          <w:delText xml:space="preserve">. </w:delText>
        </w:r>
        <w:r w:rsidR="004B0FF8" w:rsidDel="004F039D">
          <w:rPr>
            <w:rFonts w:cs="Times New Roman"/>
            <w:color w:val="000000" w:themeColor="text1"/>
            <w:lang w:val="en-GB"/>
          </w:rPr>
          <w:delText>At the local scale</w:delText>
        </w:r>
        <w:r w:rsidR="00366C1B" w:rsidRPr="00790D89" w:rsidDel="004F039D">
          <w:rPr>
            <w:rFonts w:cs="Times New Roman"/>
            <w:color w:val="000000" w:themeColor="text1"/>
            <w:lang w:val="en-GB"/>
          </w:rPr>
          <w:delText xml:space="preserve">, we found </w:delText>
        </w:r>
        <w:commentRangeStart w:id="82"/>
        <w:r w:rsidR="0097660C" w:rsidDel="004F039D">
          <w:rPr>
            <w:rFonts w:cs="Times New Roman"/>
            <w:color w:val="000000" w:themeColor="text1"/>
            <w:lang w:val="en-GB"/>
          </w:rPr>
          <w:delText>small decreases</w:delText>
        </w:r>
        <w:r w:rsidR="0097660C" w:rsidRPr="00790D89" w:rsidDel="004F039D">
          <w:rPr>
            <w:rFonts w:cs="Times New Roman"/>
            <w:color w:val="000000" w:themeColor="text1"/>
            <w:lang w:val="en-GB"/>
          </w:rPr>
          <w:delText xml:space="preserve"> </w:delText>
        </w:r>
        <w:r w:rsidR="00366C1B" w:rsidRPr="00790D89" w:rsidDel="004F039D">
          <w:rPr>
            <w:rFonts w:cs="Times New Roman"/>
            <w:color w:val="000000" w:themeColor="text1"/>
            <w:lang w:val="en-GB"/>
          </w:rPr>
          <w:delText xml:space="preserve">to small increases </w:delText>
        </w:r>
        <w:commentRangeEnd w:id="82"/>
        <w:r w:rsidR="004B0FF8" w:rsidDel="004F039D">
          <w:rPr>
            <w:rStyle w:val="CommentReference"/>
          </w:rPr>
          <w:commentReference w:id="82"/>
        </w:r>
        <w:r w:rsidR="00366C1B" w:rsidRPr="00790D89" w:rsidDel="004F039D">
          <w:rPr>
            <w:rFonts w:cs="Times New Roman"/>
            <w:color w:val="000000" w:themeColor="text1"/>
            <w:lang w:val="en-GB"/>
          </w:rPr>
          <w:delText xml:space="preserve">in alpha diversity, although again with declines </w:delText>
        </w:r>
        <w:r w:rsidR="0097660C" w:rsidDel="004F039D">
          <w:rPr>
            <w:rFonts w:cs="Times New Roman"/>
            <w:color w:val="000000" w:themeColor="text1"/>
            <w:lang w:val="en-GB"/>
          </w:rPr>
          <w:delText>in</w:delText>
        </w:r>
        <w:r w:rsidR="0097660C" w:rsidRPr="00790D89" w:rsidDel="004F039D">
          <w:rPr>
            <w:rFonts w:cs="Times New Roman"/>
            <w:color w:val="000000" w:themeColor="text1"/>
            <w:lang w:val="en-GB"/>
          </w:rPr>
          <w:delText xml:space="preserve"> </w:delText>
        </w:r>
        <w:r w:rsidR="00366C1B" w:rsidRPr="00790D89" w:rsidDel="004F039D">
          <w:rPr>
            <w:rFonts w:cs="Times New Roman"/>
            <w:color w:val="000000" w:themeColor="text1"/>
            <w:lang w:val="en-GB"/>
          </w:rPr>
          <w:delText xml:space="preserve">forest </w:delText>
        </w:r>
        <w:r w:rsidR="0097660C" w:rsidRPr="00790D89" w:rsidDel="004F039D">
          <w:rPr>
            <w:rFonts w:cs="Times New Roman"/>
            <w:color w:val="000000" w:themeColor="text1"/>
            <w:lang w:val="en-GB"/>
          </w:rPr>
          <w:delText>speci</w:delText>
        </w:r>
        <w:r w:rsidR="0097660C" w:rsidDel="004F039D">
          <w:rPr>
            <w:rFonts w:cs="Times New Roman"/>
            <w:color w:val="000000" w:themeColor="text1"/>
            <w:lang w:val="en-GB"/>
          </w:rPr>
          <w:delText>es</w:delText>
        </w:r>
        <w:r w:rsidR="00366C1B" w:rsidRPr="00790D89" w:rsidDel="004F039D">
          <w:rPr>
            <w:rFonts w:cs="Times New Roman"/>
            <w:color w:val="000000" w:themeColor="text1"/>
            <w:lang w:val="en-GB"/>
          </w:rPr>
          <w:delText>.</w:delText>
        </w:r>
        <w:r w:rsidR="0040559B" w:rsidRPr="00790D89" w:rsidDel="004F039D">
          <w:rPr>
            <w:rFonts w:cs="Times New Roman"/>
            <w:color w:val="000000" w:themeColor="text1"/>
            <w:lang w:val="en-GB"/>
          </w:rPr>
          <w:delText xml:space="preserve"> I</w:delText>
        </w:r>
        <w:r w:rsidR="000E59A7" w:rsidRPr="00790D89" w:rsidDel="004F039D">
          <w:rPr>
            <w:rFonts w:cs="Times New Roman"/>
            <w:color w:val="000000" w:themeColor="text1"/>
            <w:lang w:val="en-GB"/>
          </w:rPr>
          <w:delText xml:space="preserve">n fact, </w:delText>
        </w:r>
        <w:r w:rsidR="000E59A7" w:rsidRPr="00790D89" w:rsidDel="004F039D">
          <w:rPr>
            <w:rFonts w:cs="Times New Roman"/>
            <w:color w:val="000000" w:themeColor="text1"/>
          </w:rPr>
          <w:delText xml:space="preserve">forest species diversity </w:delText>
        </w:r>
        <w:r w:rsidR="004B0FF8" w:rsidDel="004F039D">
          <w:rPr>
            <w:rFonts w:cs="Times New Roman"/>
            <w:color w:val="000000" w:themeColor="text1"/>
          </w:rPr>
          <w:delText xml:space="preserve">was projected to </w:delText>
        </w:r>
        <w:r w:rsidR="0097660C" w:rsidDel="004F039D">
          <w:rPr>
            <w:rFonts w:cs="Times New Roman"/>
            <w:color w:val="000000" w:themeColor="text1"/>
          </w:rPr>
          <w:delText>decline</w:delText>
        </w:r>
        <w:r w:rsidR="0097660C" w:rsidRPr="00790D89" w:rsidDel="004F039D">
          <w:rPr>
            <w:rFonts w:cs="Times New Roman"/>
            <w:color w:val="000000" w:themeColor="text1"/>
          </w:rPr>
          <w:delText xml:space="preserve"> </w:delText>
        </w:r>
        <w:r w:rsidR="0097660C" w:rsidDel="004F039D">
          <w:rPr>
            <w:rFonts w:cs="Times New Roman"/>
            <w:color w:val="000000" w:themeColor="text1"/>
          </w:rPr>
          <w:delText>regardless</w:delText>
        </w:r>
        <w:r w:rsidR="0097660C" w:rsidRPr="00790D89" w:rsidDel="004F039D">
          <w:rPr>
            <w:rFonts w:cs="Times New Roman"/>
            <w:color w:val="000000" w:themeColor="text1"/>
          </w:rPr>
          <w:delText xml:space="preserve"> </w:delText>
        </w:r>
        <w:r w:rsidR="000E59A7" w:rsidRPr="00790D89" w:rsidDel="004F039D">
          <w:rPr>
            <w:rFonts w:cs="Times New Roman"/>
            <w:color w:val="000000" w:themeColor="text1"/>
          </w:rPr>
          <w:delText>of the scale</w:delText>
        </w:r>
        <w:r w:rsidR="004B0FF8" w:rsidDel="004F039D">
          <w:rPr>
            <w:rFonts w:cs="Times New Roman"/>
            <w:color w:val="000000" w:themeColor="text1"/>
          </w:rPr>
          <w:delText xml:space="preserve"> of analysis</w:delText>
        </w:r>
        <w:r w:rsidR="000E59A7" w:rsidRPr="00790D89" w:rsidDel="004F039D">
          <w:rPr>
            <w:rFonts w:cs="Times New Roman"/>
            <w:color w:val="000000" w:themeColor="text1"/>
          </w:rPr>
          <w:delText xml:space="preserve"> and scenario</w:delText>
        </w:r>
        <w:r w:rsidR="0097660C" w:rsidDel="004F039D">
          <w:rPr>
            <w:rFonts w:cs="Times New Roman"/>
            <w:color w:val="000000" w:themeColor="text1"/>
          </w:rPr>
          <w:delText>s</w:delText>
        </w:r>
        <w:r w:rsidR="000E59A7" w:rsidRPr="00790D89" w:rsidDel="004F039D">
          <w:rPr>
            <w:rFonts w:cs="Times New Roman"/>
            <w:color w:val="000000" w:themeColor="text1"/>
          </w:rPr>
          <w:delText>.</w:delText>
        </w:r>
        <w:r w:rsidR="00DD7BD1" w:rsidRPr="00790D89" w:rsidDel="004F039D">
          <w:rPr>
            <w:rFonts w:cs="Times New Roman"/>
            <w:color w:val="000000" w:themeColor="text1"/>
          </w:rPr>
          <w:delText xml:space="preserve"> </w:delText>
        </w:r>
        <w:r w:rsidR="000905DA" w:rsidDel="004F039D">
          <w:rPr>
            <w:rFonts w:cs="Times New Roman"/>
            <w:color w:val="000000" w:themeColor="text1"/>
          </w:rPr>
          <w:delText xml:space="preserve">When analyzing our results for different regions of the world, we found that </w:delText>
        </w:r>
        <w:r w:rsidR="00DD7BD1" w:rsidRPr="00790D89" w:rsidDel="004F039D">
          <w:rPr>
            <w:rFonts w:cs="Times New Roman"/>
            <w:color w:val="000000" w:themeColor="text1"/>
          </w:rPr>
          <w:delText xml:space="preserve">African regions </w:delText>
        </w:r>
        <w:r w:rsidR="0097660C" w:rsidDel="004F039D">
          <w:rPr>
            <w:rFonts w:cs="Times New Roman"/>
            <w:color w:val="000000" w:themeColor="text1"/>
          </w:rPr>
          <w:delText>are</w:delText>
        </w:r>
        <w:r w:rsidR="0097660C" w:rsidRPr="00790D89" w:rsidDel="004F039D">
          <w:rPr>
            <w:rFonts w:cs="Times New Roman"/>
            <w:color w:val="000000" w:themeColor="text1"/>
          </w:rPr>
          <w:delText xml:space="preserve"> </w:delText>
        </w:r>
        <w:r w:rsidR="00DD7BD1" w:rsidRPr="00790D89" w:rsidDel="004F039D">
          <w:rPr>
            <w:rFonts w:cs="Times New Roman"/>
            <w:color w:val="000000" w:themeColor="text1"/>
          </w:rPr>
          <w:delText xml:space="preserve">expected to </w:delText>
        </w:r>
        <w:r w:rsidR="0097660C" w:rsidDel="004F039D">
          <w:rPr>
            <w:rFonts w:cs="Times New Roman"/>
            <w:color w:val="000000" w:themeColor="text1"/>
          </w:rPr>
          <w:delText>experience</w:delText>
        </w:r>
        <w:r w:rsidR="0097660C" w:rsidRPr="00790D89" w:rsidDel="004F039D">
          <w:rPr>
            <w:rFonts w:cs="Times New Roman"/>
            <w:color w:val="000000" w:themeColor="text1"/>
          </w:rPr>
          <w:delText xml:space="preserve"> </w:delText>
        </w:r>
        <w:r w:rsidR="00DD7BD1" w:rsidRPr="00790D89" w:rsidDel="004F039D">
          <w:rPr>
            <w:rFonts w:cs="Times New Roman"/>
            <w:color w:val="000000" w:themeColor="text1"/>
          </w:rPr>
          <w:delText xml:space="preserve">some of the highest impacts </w:delText>
        </w:r>
        <w:r w:rsidR="0097660C" w:rsidDel="004F039D">
          <w:rPr>
            <w:rFonts w:cs="Times New Roman"/>
            <w:color w:val="000000" w:themeColor="text1"/>
          </w:rPr>
          <w:delText xml:space="preserve">from the land use change </w:delText>
        </w:r>
        <w:r w:rsidR="00DD7BD1" w:rsidRPr="00790D89" w:rsidDel="004F039D">
          <w:rPr>
            <w:rFonts w:cs="Times New Roman"/>
            <w:color w:val="000000" w:themeColor="text1"/>
          </w:rPr>
          <w:delText>in</w:delText>
        </w:r>
        <w:r w:rsidR="0097660C" w:rsidDel="004F039D">
          <w:rPr>
            <w:rFonts w:cs="Times New Roman"/>
            <w:color w:val="000000" w:themeColor="text1"/>
          </w:rPr>
          <w:delText xml:space="preserve"> </w:delText>
        </w:r>
        <w:r w:rsidR="00DD7BD1" w:rsidRPr="00790D89" w:rsidDel="004F039D">
          <w:rPr>
            <w:rFonts w:cs="Times New Roman"/>
            <w:color w:val="000000" w:themeColor="text1"/>
          </w:rPr>
          <w:delText>the future</w:delText>
        </w:r>
        <w:r w:rsidR="00277564" w:rsidRPr="00790D89" w:rsidDel="004F039D">
          <w:rPr>
            <w:rFonts w:cs="Times New Roman"/>
            <w:color w:val="000000" w:themeColor="text1"/>
          </w:rPr>
          <w:delText xml:space="preserve"> (a</w:delText>
        </w:r>
        <w:r w:rsidR="009A041F" w:rsidRPr="00790D89" w:rsidDel="004F039D">
          <w:rPr>
            <w:rFonts w:cs="Times New Roman"/>
            <w:color w:val="000000" w:themeColor="text1"/>
          </w:rPr>
          <w:delText>ccompanied</w:delText>
        </w:r>
        <w:r w:rsidR="00277564" w:rsidRPr="00790D89" w:rsidDel="004F039D">
          <w:rPr>
            <w:rFonts w:cs="Times New Roman"/>
            <w:color w:val="000000" w:themeColor="text1"/>
          </w:rPr>
          <w:delText xml:space="preserve"> by</w:delText>
        </w:r>
        <w:r w:rsidR="00101B90" w:rsidRPr="00790D89" w:rsidDel="004F039D">
          <w:rPr>
            <w:rFonts w:cs="Times New Roman"/>
            <w:color w:val="000000" w:themeColor="text1"/>
          </w:rPr>
          <w:delText xml:space="preserve"> high </w:delText>
        </w:r>
        <w:r w:rsidR="000933CF" w:rsidRPr="00790D89" w:rsidDel="004F039D">
          <w:rPr>
            <w:rFonts w:cs="Times New Roman"/>
            <w:color w:val="000000" w:themeColor="text1"/>
          </w:rPr>
          <w:delText xml:space="preserve">species </w:delText>
        </w:r>
        <w:r w:rsidR="00101B90" w:rsidRPr="00790D89" w:rsidDel="004F039D">
          <w:rPr>
            <w:rFonts w:cs="Times New Roman"/>
            <w:color w:val="000000" w:themeColor="text1"/>
          </w:rPr>
          <w:delText>turnover</w:delText>
        </w:r>
        <w:r w:rsidR="00277564" w:rsidRPr="00790D89" w:rsidDel="004F039D">
          <w:rPr>
            <w:rFonts w:cs="Times New Roman"/>
            <w:color w:val="000000" w:themeColor="text1"/>
          </w:rPr>
          <w:delText>)</w:delText>
        </w:r>
        <w:r w:rsidR="000933CF" w:rsidRPr="00790D89" w:rsidDel="004F039D">
          <w:rPr>
            <w:rFonts w:cs="Times New Roman"/>
            <w:color w:val="000000" w:themeColor="text1"/>
          </w:rPr>
          <w:delText xml:space="preserve">, </w:delText>
        </w:r>
        <w:r w:rsidR="00101B90" w:rsidRPr="00790D89" w:rsidDel="004F039D">
          <w:rPr>
            <w:rFonts w:cs="Times New Roman"/>
            <w:color w:val="000000" w:themeColor="text1"/>
          </w:rPr>
          <w:delText>while</w:delText>
        </w:r>
        <w:r w:rsidR="000905DA" w:rsidDel="004F039D">
          <w:rPr>
            <w:rFonts w:cs="Times New Roman"/>
            <w:color w:val="000000" w:themeColor="text1"/>
          </w:rPr>
          <w:delText xml:space="preserve"> </w:delText>
        </w:r>
        <w:r w:rsidR="0097660C" w:rsidDel="004F039D">
          <w:rPr>
            <w:rFonts w:cs="Times New Roman"/>
            <w:color w:val="000000" w:themeColor="text1"/>
          </w:rPr>
          <w:delText xml:space="preserve">the decline in </w:delText>
        </w:r>
        <w:r w:rsidR="000905DA" w:rsidDel="004F039D">
          <w:rPr>
            <w:rFonts w:cs="Times New Roman"/>
            <w:color w:val="000000" w:themeColor="text1"/>
          </w:rPr>
          <w:delText>bird</w:delText>
        </w:r>
        <w:r w:rsidR="00101B90" w:rsidRPr="00790D89" w:rsidDel="004F039D">
          <w:rPr>
            <w:rFonts w:cs="Times New Roman"/>
            <w:color w:val="000000" w:themeColor="text1"/>
          </w:rPr>
          <w:delText xml:space="preserve"> diversity in North-America and Eastern Europe </w:delText>
        </w:r>
        <w:r w:rsidR="0097660C" w:rsidDel="004F039D">
          <w:rPr>
            <w:rFonts w:cs="Times New Roman"/>
            <w:color w:val="000000" w:themeColor="text1"/>
          </w:rPr>
          <w:delText>are</w:delText>
        </w:r>
        <w:r w:rsidR="0097660C" w:rsidRPr="00790D89" w:rsidDel="004F039D">
          <w:rPr>
            <w:rFonts w:cs="Times New Roman"/>
            <w:color w:val="000000" w:themeColor="text1"/>
          </w:rPr>
          <w:delText xml:space="preserve"> </w:delText>
        </w:r>
        <w:r w:rsidR="00101B90" w:rsidRPr="00790D89" w:rsidDel="004F039D">
          <w:rPr>
            <w:rFonts w:cs="Times New Roman"/>
            <w:color w:val="000000" w:themeColor="text1"/>
          </w:rPr>
          <w:delText xml:space="preserve">projected </w:delText>
        </w:r>
        <w:commentRangeStart w:id="83"/>
        <w:r w:rsidR="00101B90" w:rsidRPr="00790D89" w:rsidDel="004F039D">
          <w:rPr>
            <w:rFonts w:cs="Times New Roman"/>
            <w:color w:val="000000" w:themeColor="text1"/>
          </w:rPr>
          <w:delText>to slow down</w:delText>
        </w:r>
        <w:commentRangeEnd w:id="83"/>
        <w:r w:rsidR="000905DA" w:rsidDel="004F039D">
          <w:rPr>
            <w:rStyle w:val="CommentReference"/>
          </w:rPr>
          <w:commentReference w:id="83"/>
        </w:r>
        <w:r w:rsidR="00101B90" w:rsidRPr="00790D89" w:rsidDel="004F039D">
          <w:rPr>
            <w:rFonts w:cs="Times New Roman"/>
            <w:color w:val="000000" w:themeColor="text1"/>
          </w:rPr>
          <w:delText>.</w:delText>
        </w:r>
        <w:r w:rsidR="00D22135" w:rsidRPr="00790D89" w:rsidDel="004F039D">
          <w:rPr>
            <w:rFonts w:cs="Times New Roman"/>
            <w:color w:val="000000" w:themeColor="text1"/>
          </w:rPr>
          <w:delText xml:space="preserve"> </w:delText>
        </w:r>
        <w:r w:rsidRPr="00790D89" w:rsidDel="004F039D">
          <w:rPr>
            <w:rFonts w:cs="Times New Roman"/>
            <w:color w:val="000000" w:themeColor="text1"/>
            <w:lang w:val="en-GB"/>
          </w:rPr>
          <w:delText>Our results</w:delText>
        </w:r>
        <w:r w:rsidR="002317B6" w:rsidRPr="00790D89" w:rsidDel="004F039D">
          <w:rPr>
            <w:rFonts w:cs="Times New Roman"/>
            <w:color w:val="000000" w:themeColor="text1"/>
            <w:lang w:val="en-GB"/>
          </w:rPr>
          <w:delText xml:space="preserve"> </w:delText>
        </w:r>
        <w:r w:rsidRPr="00790D89" w:rsidDel="004F039D">
          <w:rPr>
            <w:rFonts w:cs="Times New Roman"/>
            <w:color w:val="000000" w:themeColor="text1"/>
            <w:lang w:val="en-GB"/>
          </w:rPr>
          <w:delText xml:space="preserve">highlight the importance of assessing </w:delText>
        </w:r>
        <w:r w:rsidR="0097660C" w:rsidDel="004F039D">
          <w:rPr>
            <w:rFonts w:cs="Times New Roman"/>
            <w:color w:val="000000" w:themeColor="text1"/>
            <w:lang w:val="en-GB"/>
          </w:rPr>
          <w:delText>different impacts of</w:delText>
        </w:r>
        <w:r w:rsidR="0097660C" w:rsidRPr="00790D89" w:rsidDel="004F039D">
          <w:rPr>
            <w:rFonts w:cs="Times New Roman"/>
            <w:color w:val="000000" w:themeColor="text1"/>
            <w:lang w:val="en-GB"/>
          </w:rPr>
          <w:delText xml:space="preserve"> </w:delText>
        </w:r>
        <w:r w:rsidR="000905DA" w:rsidDel="004F039D">
          <w:rPr>
            <w:rFonts w:cs="Times New Roman"/>
            <w:color w:val="000000" w:themeColor="text1"/>
            <w:lang w:val="en-GB"/>
          </w:rPr>
          <w:delText>projected</w:delText>
        </w:r>
        <w:r w:rsidRPr="00790D89" w:rsidDel="004F039D">
          <w:rPr>
            <w:rFonts w:cs="Times New Roman"/>
            <w:color w:val="000000" w:themeColor="text1"/>
            <w:lang w:val="en-GB"/>
          </w:rPr>
          <w:delText xml:space="preserve"> land-use </w:delText>
        </w:r>
        <w:r w:rsidR="0097660C" w:rsidDel="004F039D">
          <w:rPr>
            <w:rFonts w:cs="Times New Roman"/>
            <w:color w:val="000000" w:themeColor="text1"/>
            <w:lang w:val="en-GB"/>
          </w:rPr>
          <w:delText xml:space="preserve">on </w:delText>
        </w:r>
        <w:r w:rsidRPr="00790D89" w:rsidDel="004F039D">
          <w:rPr>
            <w:rFonts w:cs="Times New Roman"/>
            <w:color w:val="000000" w:themeColor="text1"/>
            <w:lang w:val="en-GB"/>
          </w:rPr>
          <w:delText xml:space="preserve">biodiversity and </w:delText>
        </w:r>
        <w:r w:rsidR="0097660C" w:rsidDel="004F039D">
          <w:rPr>
            <w:rFonts w:cs="Times New Roman"/>
            <w:color w:val="000000" w:themeColor="text1"/>
            <w:lang w:val="en-GB"/>
          </w:rPr>
          <w:delText xml:space="preserve">the consequences of </w:delText>
        </w:r>
        <w:r w:rsidRPr="00790D89" w:rsidDel="004F039D">
          <w:rPr>
            <w:rFonts w:cs="Times New Roman"/>
            <w:color w:val="000000" w:themeColor="text1"/>
            <w:lang w:val="en-GB"/>
          </w:rPr>
          <w:delText xml:space="preserve">different </w:delText>
        </w:r>
        <w:r w:rsidR="0097660C" w:rsidDel="004F039D">
          <w:rPr>
            <w:rFonts w:cs="Times New Roman"/>
            <w:color w:val="000000" w:themeColor="text1"/>
            <w:lang w:val="en-GB"/>
          </w:rPr>
          <w:delText>human decisions</w:delText>
        </w:r>
        <w:r w:rsidR="0097660C" w:rsidRPr="00790D89" w:rsidDel="004F039D">
          <w:rPr>
            <w:rFonts w:cs="Times New Roman"/>
            <w:color w:val="000000" w:themeColor="text1"/>
            <w:lang w:val="en-GB"/>
          </w:rPr>
          <w:delText xml:space="preserve"> </w:delText>
        </w:r>
        <w:r w:rsidR="0097660C" w:rsidDel="004F039D">
          <w:rPr>
            <w:rFonts w:cs="Times New Roman"/>
            <w:color w:val="000000" w:themeColor="text1"/>
            <w:lang w:val="en-GB"/>
          </w:rPr>
          <w:delText>on</w:delText>
        </w:r>
        <w:r w:rsidR="000546D8" w:rsidDel="004F039D">
          <w:rPr>
            <w:rFonts w:cs="Times New Roman"/>
            <w:color w:val="000000" w:themeColor="text1"/>
            <w:lang w:val="en-GB"/>
          </w:rPr>
          <w:delText xml:space="preserve"> </w:delText>
        </w:r>
        <w:r w:rsidR="0097660C" w:rsidDel="004F039D">
          <w:rPr>
            <w:rFonts w:cs="Times New Roman"/>
            <w:color w:val="000000" w:themeColor="text1"/>
            <w:lang w:val="en-GB"/>
          </w:rPr>
          <w:delText xml:space="preserve">the bird </w:delText>
        </w:r>
        <w:r w:rsidR="000905DA" w:rsidDel="004F039D">
          <w:rPr>
            <w:rFonts w:cs="Times New Roman"/>
            <w:color w:val="000000" w:themeColor="text1"/>
            <w:lang w:val="en-GB"/>
          </w:rPr>
          <w:delText>species</w:delText>
        </w:r>
        <w:r w:rsidRPr="00790D89" w:rsidDel="004F039D">
          <w:rPr>
            <w:rFonts w:cs="Times New Roman"/>
            <w:color w:val="000000" w:themeColor="text1"/>
            <w:lang w:val="en-GB"/>
          </w:rPr>
          <w:delText>.</w:delText>
        </w:r>
      </w:del>
      <w:del w:id="84" w:author="Ines Martins" w:date="2019-10-28T13:42:00Z">
        <w:r w:rsidRPr="00790D89" w:rsidDel="0063056F">
          <w:rPr>
            <w:rFonts w:cs="Times New Roman"/>
            <w:color w:val="000000" w:themeColor="text1"/>
            <w:lang w:val="en-GB"/>
          </w:rPr>
          <w:delText xml:space="preserve"> </w:delText>
        </w:r>
      </w:del>
    </w:p>
    <w:p w14:paraId="34C173BA" w14:textId="77777777" w:rsidR="00D9398C" w:rsidRDefault="00D9398C" w:rsidP="00155995">
      <w:pPr>
        <w:spacing w:line="360" w:lineRule="auto"/>
        <w:jc w:val="both"/>
        <w:rPr>
          <w:rFonts w:cs="Times New Roman"/>
          <w:lang w:val="en-GB"/>
        </w:rPr>
      </w:pPr>
    </w:p>
    <w:p w14:paraId="67E1B8F3" w14:textId="21B38AD1" w:rsidR="00DC76C1" w:rsidRPr="006426FA" w:rsidRDefault="00826462" w:rsidP="00155995">
      <w:pPr>
        <w:spacing w:line="360" w:lineRule="auto"/>
        <w:jc w:val="both"/>
        <w:rPr>
          <w:rFonts w:cs="Times New Roman"/>
          <w:lang w:val="en-GB"/>
        </w:rPr>
      </w:pPr>
      <w:ins w:id="85" w:author="Ines Martins" w:date="2019-12-21T15:42:00Z">
        <w:r>
          <w:rPr>
            <w:rFonts w:cs="Times New Roman"/>
            <w:lang w:val="en-GB"/>
          </w:rPr>
          <w:t xml:space="preserve">Keywords: </w:t>
        </w:r>
        <w:r w:rsidR="00DC76C1">
          <w:rPr>
            <w:rFonts w:cs="Times New Roman"/>
            <w:lang w:val="en-GB"/>
          </w:rPr>
          <w:t>species-area relationship; Land-use change; shared-socio economic pathways</w:t>
        </w:r>
      </w:ins>
    </w:p>
    <w:p w14:paraId="5FE37D2F" w14:textId="77777777" w:rsidR="00155995" w:rsidRPr="00155995" w:rsidRDefault="00155995" w:rsidP="00155995">
      <w:pPr>
        <w:jc w:val="both"/>
        <w:rPr>
          <w:rFonts w:cs="Times New Roman"/>
          <w:b/>
          <w:lang w:val="en-GB"/>
        </w:rPr>
      </w:pPr>
      <w:r w:rsidRPr="00155995">
        <w:rPr>
          <w:rFonts w:cs="Times New Roman"/>
          <w:b/>
          <w:lang w:val="en-GB"/>
        </w:rPr>
        <w:br w:type="page"/>
      </w:r>
    </w:p>
    <w:p w14:paraId="35465A6D" w14:textId="77777777" w:rsidR="00155995" w:rsidRPr="00155995" w:rsidRDefault="00155995" w:rsidP="00155995">
      <w:pPr>
        <w:spacing w:line="360" w:lineRule="auto"/>
        <w:jc w:val="both"/>
        <w:rPr>
          <w:rFonts w:cs="Times New Roman"/>
          <w:b/>
          <w:lang w:val="en-GB"/>
        </w:rPr>
      </w:pPr>
    </w:p>
    <w:p w14:paraId="6707E615" w14:textId="77777777" w:rsidR="00155995" w:rsidRPr="00155995" w:rsidRDefault="00155995" w:rsidP="007A2697">
      <w:pPr>
        <w:spacing w:line="360" w:lineRule="auto"/>
        <w:jc w:val="both"/>
        <w:outlineLvl w:val="0"/>
        <w:rPr>
          <w:rFonts w:cs="Times New Roman"/>
          <w:b/>
          <w:lang w:val="en-GB"/>
        </w:rPr>
      </w:pPr>
      <w:r w:rsidRPr="00155995">
        <w:rPr>
          <w:rFonts w:cs="Times New Roman"/>
          <w:b/>
          <w:lang w:val="en-GB"/>
        </w:rPr>
        <w:t>Introduction</w:t>
      </w:r>
    </w:p>
    <w:p w14:paraId="2FFAB573" w14:textId="69BFFFDF" w:rsidR="00DF0FA7" w:rsidRDefault="00155995" w:rsidP="00F944AF">
      <w:pPr>
        <w:spacing w:line="360" w:lineRule="auto"/>
        <w:ind w:firstLine="567"/>
        <w:jc w:val="both"/>
        <w:rPr>
          <w:rFonts w:cs="Times New Roman"/>
        </w:rPr>
      </w:pPr>
      <w:r w:rsidRPr="00155995">
        <w:rPr>
          <w:rFonts w:cs="Times New Roman"/>
        </w:rPr>
        <w:t xml:space="preserve">Biodiversity has been declining </w:t>
      </w:r>
      <w:r w:rsidRPr="0094156A">
        <w:rPr>
          <w:rFonts w:cs="Times New Roman"/>
        </w:rPr>
        <w:t xml:space="preserve">steadily over the last decades </w:t>
      </w:r>
      <w:r w:rsidRPr="0094156A">
        <w:rPr>
          <w:rFonts w:cs="Times New Roman"/>
        </w:rPr>
        <w:fldChar w:fldCharType="begin"/>
      </w:r>
      <w:r w:rsidR="00DD5D72">
        <w:rPr>
          <w:rFonts w:cs="Times New Roman"/>
        </w:rPr>
        <w:instrText xml:space="preserve"> ADDIN ZOTERO_ITEM CSL_CITATION {"citationID":"ick0ISPp","properties":{"formattedCitation":"(Butchart et al., 2010; Pimm et al., 2014)","plainCitation":"(Butchart et al., 2010; Pimm et al., 2014)","noteIndex":0},"citationItems":[{"id":2504,"uris":["http://zotero.org/users/520161/items/6MWNSU7H"],"uri":["http://zotero.org/users/520161/items/6MWNSU7H"],"itemData":{"id":2504,"type":"article-journal","container-title":"Science","DOI":"10.1126/science.1187512","ISSN":"0036-8075, 1095-9203","issue":"5982","language":"en","page":"1164-1168","source":"CrossRef","title":"Global Biodiversity: Indicators of Recent Declines","title-short":"Global Biodiversity","volume":"328","author":[{"family":"Butchart","given":"S. H. M."},{"family":"Walpole","given":"M."},{"family":"Collen","given":"B."},{"family":"Strien","given":"A.","non-dropping-particle":"van"},{"family":"Scharlemann","given":"J. P. W."},{"family":"Almond","given":"R. E. A."},{"family":"Baillie","given":"J. E. M."},{"family":"Bomhard","given":"B."},{"family":"Brown","given":"C."},{"family":"Bruno","given":"J."},{"family":"Carpenter","given":"K. E."},{"family":"Carr","given":"G. M."},{"family":"Chanson","given":"J."},{"family":"Chenery","given":"A. M."},{"family":"Csirke","given":"J."},{"family":"Davidson","given":"N. C."},{"family":"Dentener","given":"F."},{"family":"Foster","given":"M."},{"family":"Galli","given":"A."},{"family":"Galloway","given":"J. N."},{"family":"Genovesi","given":"P."},{"family":"Gregory","given":"R. D."},{"family":"Hockings","given":"M."},{"family":"Kapos","given":"V."},{"family":"Lamarque","given":"J.-F."},{"family":"Leverington","given":"F."},{"family":"Loh","given":"J."},{"family":"McGeoch","given":"M. A."},{"family":"McRae","given":"L."},{"family":"Minasyan","given":"A."},{"family":"Morcillo","given":"M. H."},{"family":"Oldfield","given":"T. E. E."},{"family":"Pauly","given":"D."},{"family":"Quader","given":"S."},{"family":"Revenga","given":"C."},{"family":"Sauer","given":"J. R."},{"family":"Skolnik","given":"B."},{"family":"Spear","given":"D."},{"family":"Stanwell-Smith","given":"D."},{"family":"Stuart","given":"S. N."},{"family":"Symes","given":"A."},{"family":"Tierney","given":"M."},{"family":"Tyrrell","given":"T. D."},{"family":"Vie","given":"J.-C."},{"family":"Watson","given":"R."}],"issued":{"date-parts":[["2010",5,28]]}}},{"id":2665,"uris":["http://zotero.org/users/520161/items/9AMGI2RD"],"uri":["http://zotero.org/users/520161/items/9AMGI2RD"],"itemData":{"id":2665,"type":"article-journal","abstract":"Structured Abstract\nBackground A principal function of the Intergovernmental Science-Policy Platform on Biodiversity and Ecosystem Services (IPBES) is to “perform regular and timely assessments of knowledge on biodiversity.” In December 2013, its second plenary session approved a program to begin a global assessment in 2015. The Convention on Biological Diversity (CBD) and five other biodiversity-related conventions have adopted IPBES as their science-policy interface, so these assessments will be important in evaluating progress toward the CBD’s Aichi Targets of the Strategic Plan for Biodiversity 2011–2020. As a contribution toward such assessment, we review the biodiversity of eukaryote species and their extinction rates, distributions, and protection. We document what we know, how it likely differs from what we do not, and how these differences affect biodiversity statistics. Interestingly, several targets explicitly mention “known species”—a strong, if implicit, statement of incomplete knowledge. We start by asking how many species are known and how many remain undescribed. We then consider by how much human actions inflate extinction rates. Much depends on where species are, because different biomes contain different numbers of species of different susceptibilities. Biomes also suffer different levels of damage and have unequal levels of protection. How extinction rates will change depends on how and where threats expand and whether greater protection counters them.\n&lt;img class=\"highwire-embed\" alt=\"Embedded Image\" src=\"https://d2ufo47lrtsv5s.cloudfront.net/sites/default/files/highwire/sci/344/6187/1246752/embed/inline-graphic-1.gif\"/&gt;Different visualizations of species biodiversity. (A) The distributions of 9927 bird species. (B) The 4964 species with smaller than the median geographical range size. (C) The 1308 species assessed as threatened with a high risk of extinction by BirdLife International for the Red List of Threatened Species of the International Union for Conservation of Nature. (D) The 1080 threatened species with less than the median range size. (D) provides a strong geographical focus on where local conservation actions can have the greatest global impact. Additional biodiversity maps are available at www.biodiversitymapping.org.\nAdvances Recent studies have clarified where the most vulnerable species live, where and how humanity changes the planet, and how this drives extinctions. These data are increasingly accessible, bringing greater transparency to science and governance. Taxonomic catalogs of plants, terrestrial vertebrates, freshwater fish, and some marine taxa are sufficient to assess their status and the limitations of our knowledge. Most species are undescribed, however. The species we know best have large geographical ranges and are often common within them. Most known species have small ranges, however, and such species are typically newer discoveries. The numbers of known species with very small ranges are increasing quickly, even in well-known taxa. They are geographically concentrated and are disproportionately likely to be threatened or already extinct. We expect unknown species to share these characteristics. Current rates of extinction are about 1000 times the background rate of extinction. These are higher than previously estimated and likely still underestimated. Future rates will depend on many factors and are poised to increase. Finally, although there has been rapid progress in developing protected areas, such efforts are not ecologically representative, nor do they optimally protect biodiversity.\nOutlook Progress on assessing biodiversity will emerge from continued expansion of the many recently created online databases, combining them with new global data sources on changing land and ocean use and with increasingly crowdsourced data on species’ distributions. Examples of practical conservation that follow from using combined data in Colombia and Brazil can be found at www.savingspecies.org and www.youtube.com/watch?v=R3zjeJW2NVk.\nMaintaining biodiversity: From here to eternity?\nThere has been substantial recent progress in determining the distributions and identity of vulnerable species, and in understanding how (and where) human activity is leading to extinctions. Pimm et al. review the current state of knowledge and ask what the future rates of species extinction will be, how well protected areas will slow extinction rates, and how the remaining gaps in knowledge might be filled.\nScience, this issue p. 10.1126/science.1246752\nRecent studies clarify where the most vulnerable species live, where and how humanity changes the planet, and how this drives extinctions. We assess key statistics about species, their distribution, and their status. Most are undescribed. Those we know best have large geographical ranges and are often common within them. Most known species have small ranges. The numbers of small-ranged species are increasing quickly, even in well-known taxa. They are geographically concentrated and are disproportionately likely to be threatened or already extinct. Current rates of extinction are about 1000 times the likely background rate of extinction. Future rates depend on many factors and are poised to increase. Although there has been rapid progress in developing protected areas, such efforts are not ecologically representative, nor do they optimally protect biodiversity.","container-title":"Science","DOI":"10.1126/science.1246752","ISSN":"0036-8075, 1095-9203","issue":"6187","language":"en","note":"PMID: 24876501","page":"1246752","source":"science.sciencemag.org","title":"The biodiversity of species and their rates of extinction, distribution, and protection","volume":"344","author":[{"family":"Pimm","given":"S. L."},{"family":"Jenkins","given":"C. N."},{"family":"Abell","given":"R."},{"family":"Brooks","given":"T. M."},{"family":"Gittleman","given":"J. L."},{"family":"Joppa","given":"L. N."},{"family":"Raven","given":"P. H."},{"family":"Roberts","given":"C. M."},{"family":"Sexton","given":"J. O."}],"issued":{"date-parts":[["2014",5,30]]}}}],"schema":"https://github.com/citation-style-language/schema/raw/master/csl-citation.json"} </w:instrText>
      </w:r>
      <w:r w:rsidRPr="0094156A">
        <w:rPr>
          <w:rFonts w:cs="Times New Roman"/>
        </w:rPr>
        <w:fldChar w:fldCharType="separate"/>
      </w:r>
      <w:r w:rsidR="0094156A" w:rsidRPr="0094156A">
        <w:rPr>
          <w:rFonts w:cs="Times New Roman"/>
        </w:rPr>
        <w:t>(Butchart et al., 2010; Pimm et al., 2014)</w:t>
      </w:r>
      <w:r w:rsidRPr="0094156A">
        <w:rPr>
          <w:rFonts w:cs="Times New Roman"/>
          <w:lang w:val="en-GB"/>
        </w:rPr>
        <w:fldChar w:fldCharType="end"/>
      </w:r>
      <w:r w:rsidRPr="0094156A">
        <w:rPr>
          <w:rFonts w:cs="Times New Roman"/>
        </w:rPr>
        <w:t xml:space="preserve">, yet, alarmingly, this rate is predicted to accelerate in the near future </w:t>
      </w:r>
      <w:r w:rsidRPr="0094156A">
        <w:rPr>
          <w:rFonts w:cs="Times New Roman"/>
        </w:rPr>
        <w:fldChar w:fldCharType="begin"/>
      </w:r>
      <w:r w:rsidR="00DD5D72">
        <w:rPr>
          <w:rFonts w:cs="Times New Roman"/>
        </w:rPr>
        <w:instrText xml:space="preserve"> ADDIN ZOTERO_ITEM CSL_CITATION {"citationID":"oNMFo9VH","properties":{"formattedCitation":"(Johnson et al., 2017)","plainCitation":"(Johnson et al., 2017)","noteIndex":0},"citationItems":[{"id":2993,"uris":["http://zotero.org/users/520161/items/ZURMVFIY"],"uri":["http://zotero.org/users/520161/items/ZURMVFIY"],"itemData":{"id":2993,"type":"article-journal","abstract":"Biodiversity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nature.","container-title":"Science","DOI":"10.1126/science.aam9317","ISSN":"0036-8075, 1095-9203","issue":"6335","language":"en","note":"PMID: 28428393","page":"270-275","source":"science.sciencemag.org","title":"Biodiversity losses and conservation responses in the Anthropocene","volume":"356","author":[{"family":"Johnson","given":"Christopher N."},{"family":"Balmford","given":"Andrew"},{"family":"Brook","given":"Barry W."},{"family":"Buettel","given":"Jessie C."},{"family":"Galetti","given":"Mauro"},{"family":"Guangchun","given":"Lei"},{"family":"Wilmshurst","given":"Janet M."}],"issued":{"date-parts":[["2017",4,21]]}}}],"schema":"https://github.com/citation-style-language/schema/raw/master/csl-citation.json"} </w:instrText>
      </w:r>
      <w:r w:rsidRPr="0094156A">
        <w:rPr>
          <w:rFonts w:cs="Times New Roman"/>
        </w:rPr>
        <w:fldChar w:fldCharType="separate"/>
      </w:r>
      <w:r w:rsidR="0094156A" w:rsidRPr="0094156A">
        <w:rPr>
          <w:rFonts w:cs="Times New Roman"/>
          <w:noProof/>
        </w:rPr>
        <w:t>(Johnson et al., 2017)</w:t>
      </w:r>
      <w:r w:rsidRPr="0094156A">
        <w:rPr>
          <w:rFonts w:cs="Times New Roman"/>
        </w:rPr>
        <w:fldChar w:fldCharType="end"/>
      </w:r>
      <w:r w:rsidRPr="0094156A">
        <w:rPr>
          <w:rFonts w:cs="Times New Roman"/>
        </w:rPr>
        <w:t xml:space="preserve">. This </w:t>
      </w:r>
      <w:r w:rsidR="00C64AB7">
        <w:rPr>
          <w:rFonts w:cs="Times New Roman"/>
        </w:rPr>
        <w:t>is the result of</w:t>
      </w:r>
      <w:r w:rsidRPr="0094156A">
        <w:rPr>
          <w:rFonts w:cs="Times New Roman"/>
        </w:rPr>
        <w:t xml:space="preserve"> </w:t>
      </w:r>
      <w:r w:rsidR="00910381">
        <w:rPr>
          <w:rFonts w:cs="Times New Roman"/>
        </w:rPr>
        <w:t xml:space="preserve">the </w:t>
      </w:r>
      <w:r w:rsidRPr="0094156A">
        <w:rPr>
          <w:rFonts w:cs="Times New Roman"/>
        </w:rPr>
        <w:t xml:space="preserve">intensification of </w:t>
      </w:r>
      <w:commentRangeStart w:id="86"/>
      <w:r w:rsidRPr="0094156A">
        <w:rPr>
          <w:rFonts w:cs="Times New Roman"/>
        </w:rPr>
        <w:t xml:space="preserve">threats </w:t>
      </w:r>
      <w:commentRangeEnd w:id="86"/>
      <w:r w:rsidR="00910381">
        <w:rPr>
          <w:rStyle w:val="CommentReference"/>
        </w:rPr>
        <w:commentReference w:id="86"/>
      </w:r>
      <w:r w:rsidRPr="0094156A">
        <w:rPr>
          <w:rFonts w:cs="Times New Roman"/>
        </w:rPr>
        <w:t>such as land use change, climate change, pollution and overexploitation of natural resources, coupled with project</w:t>
      </w:r>
      <w:r w:rsidR="00C64AB7">
        <w:rPr>
          <w:rFonts w:cs="Times New Roman"/>
        </w:rPr>
        <w:t>ed</w:t>
      </w:r>
      <w:r w:rsidRPr="0094156A">
        <w:rPr>
          <w:rFonts w:cs="Times New Roman"/>
        </w:rPr>
        <w:t xml:space="preserve"> increase</w:t>
      </w:r>
      <w:r w:rsidR="00910381">
        <w:rPr>
          <w:rFonts w:cs="Times New Roman"/>
        </w:rPr>
        <w:t>s</w:t>
      </w:r>
      <w:r w:rsidRPr="0094156A">
        <w:rPr>
          <w:rFonts w:cs="Times New Roman"/>
        </w:rPr>
        <w:t xml:space="preserve"> in both human population and per capita wealth </w:t>
      </w:r>
      <w:r w:rsidR="003A2635">
        <w:rPr>
          <w:rFonts w:cs="Times New Roman"/>
        </w:rPr>
        <w:fldChar w:fldCharType="begin"/>
      </w:r>
      <w:r w:rsidR="008364F7">
        <w:rPr>
          <w:rFonts w:cs="Times New Roman"/>
        </w:rPr>
        <w:instrText xml:space="preserve"> ADDIN ZOTERO_ITEM CSL_CITATION {"citationID":"a4489dgquq","properties":{"formattedCitation":"(IPBES, 2019)","plainCitation":"(IPBES, 2019)","noteIndex":0},"citationItems":[{"id":3450,"uris":["http://zotero.org/users/520161/items/ZP6G84BW"],"uri":["http://zotero.org/users/520161/items/ZP6G84BW"],"itemData":{"id":3450,"type":"report","source":"Google Scholar","title":"Global assessment report on biodiversity and ecosystem services of the Intergovernmental Science-Policy Platform on Biodiversity and Ecosystem Services. E. S. Brondizio, J. Settele, S. Díaz, and H. T. Ngo (editors). IPBES secretariat, Bonn, Germany.","author":[{"family":"IPBES","given":""}],"issued":{"date-parts":[["2019"]]}}}],"schema":"https://github.com/citation-style-language/schema/raw/master/csl-citation.json"} </w:instrText>
      </w:r>
      <w:r w:rsidR="003A2635">
        <w:rPr>
          <w:rFonts w:cs="Times New Roman"/>
        </w:rPr>
        <w:fldChar w:fldCharType="separate"/>
      </w:r>
      <w:r w:rsidR="003A2635" w:rsidRPr="003A2635">
        <w:rPr>
          <w:rFonts w:ascii="Calibri" w:hAnsi="Calibri" w:cs="Calibri"/>
        </w:rPr>
        <w:t>(IPBES, 2019)</w:t>
      </w:r>
      <w:r w:rsidR="003A2635">
        <w:rPr>
          <w:rFonts w:cs="Times New Roman"/>
        </w:rPr>
        <w:fldChar w:fldCharType="end"/>
      </w:r>
      <w:r w:rsidR="008E3FCB" w:rsidRPr="0094156A">
        <w:rPr>
          <w:rStyle w:val="CommentReference"/>
        </w:rPr>
        <w:commentReference w:id="87"/>
      </w:r>
      <w:r w:rsidRPr="0094156A">
        <w:rPr>
          <w:rFonts w:cs="Times New Roman"/>
          <w:lang w:val="en-GB"/>
        </w:rPr>
        <w:t>.</w:t>
      </w:r>
      <w:r w:rsidRPr="0094156A">
        <w:rPr>
          <w:rFonts w:cs="Times New Roman"/>
        </w:rPr>
        <w:t xml:space="preserve"> </w:t>
      </w:r>
      <w:r w:rsidR="00932D6D" w:rsidRPr="00C76D7E">
        <w:rPr>
          <w:rFonts w:cs="Times New Roman"/>
        </w:rPr>
        <w:t>Global concern</w:t>
      </w:r>
      <w:r w:rsidR="001968EC">
        <w:rPr>
          <w:rFonts w:cs="Times New Roman"/>
        </w:rPr>
        <w:t>s</w:t>
      </w:r>
      <w:r w:rsidR="00932D6D" w:rsidRPr="00C76D7E">
        <w:rPr>
          <w:rFonts w:cs="Times New Roman"/>
        </w:rPr>
        <w:t xml:space="preserve"> about human impact on biological diversity has </w:t>
      </w:r>
      <w:commentRangeStart w:id="88"/>
      <w:r w:rsidR="00932D6D" w:rsidRPr="00C76D7E">
        <w:rPr>
          <w:rFonts w:cs="Times New Roman"/>
        </w:rPr>
        <w:t xml:space="preserve">triggered </w:t>
      </w:r>
      <w:commentRangeEnd w:id="88"/>
      <w:r w:rsidR="00DA64A1">
        <w:rPr>
          <w:rStyle w:val="CommentReference"/>
        </w:rPr>
        <w:commentReference w:id="88"/>
      </w:r>
      <w:r w:rsidR="00932D6D" w:rsidRPr="00C76D7E">
        <w:rPr>
          <w:rFonts w:cs="Times New Roman"/>
        </w:rPr>
        <w:t>intense research on drivers and consequences of biodiversity change</w:t>
      </w:r>
      <w:r w:rsidR="00932D6D">
        <w:rPr>
          <w:rFonts w:cs="Times New Roman"/>
        </w:rPr>
        <w:t>.</w:t>
      </w:r>
      <w:r w:rsidR="00932D6D" w:rsidRPr="0094156A">
        <w:rPr>
          <w:rFonts w:cs="Times New Roman"/>
        </w:rPr>
        <w:t xml:space="preserve"> </w:t>
      </w:r>
      <w:r w:rsidRPr="0094156A">
        <w:rPr>
          <w:rFonts w:cs="Times New Roman"/>
        </w:rPr>
        <w:t xml:space="preserve">International agreements such as the United Nations Sustainable Development Goals (SDGs; </w:t>
      </w:r>
      <w:r w:rsidRPr="0094156A">
        <w:rPr>
          <w:rFonts w:cs="Times New Roman"/>
        </w:rPr>
        <w:fldChar w:fldCharType="begin"/>
      </w:r>
      <w:r w:rsidR="00DD5D72">
        <w:rPr>
          <w:rFonts w:cs="Times New Roman"/>
        </w:rPr>
        <w:instrText xml:space="preserve"> ADDIN ZOTERO_ITEM CSL_CITATION {"citationID":"mot9sc45s","properties":{"formattedCitation":"(UN General Assembly, 2015)","plainCitation":"(UN General Assembly, 2015)","dontUpdate":true,"noteIndex":0},"citationItems":[{"id":2174,"uris":["http://zotero.org/users/520161/items/CGWZ9HJP"],"uri":["http://zotero.org/users/520161/items/CGWZ9HJP"],"itemData":{"id":2174,"type":"article","source":"Google Scholar","title":"Transforming our world: The 2030 agenda for sustainable development","title-short":"Transforming our world","URL":"http://www.refworld.org/docid/57b6e3e44.html","author":[{"family":"UN General Assembly","given":""}],"accessed":{"date-parts":[["2018",4,23]]},"issued":{"date-parts":[["2015",10,21]]}}}],"schema":"https://github.com/citation-style-language/schema/raw/master/csl-citation.json"} </w:instrText>
      </w:r>
      <w:r w:rsidRPr="0094156A">
        <w:rPr>
          <w:rFonts w:cs="Times New Roman"/>
        </w:rPr>
        <w:fldChar w:fldCharType="separate"/>
      </w:r>
      <w:r w:rsidRPr="0094156A">
        <w:rPr>
          <w:rFonts w:cs="Times New Roman"/>
        </w:rPr>
        <w:t>UN General Assembly, 2015)</w:t>
      </w:r>
      <w:r w:rsidRPr="0094156A">
        <w:rPr>
          <w:rFonts w:cs="Times New Roman"/>
          <w:lang w:val="en-GB"/>
        </w:rPr>
        <w:fldChar w:fldCharType="end"/>
      </w:r>
      <w:r w:rsidRPr="0094156A">
        <w:rPr>
          <w:rFonts w:cs="Times New Roman"/>
        </w:rPr>
        <w:t xml:space="preserve"> and the Convention on Biological Diversity </w:t>
      </w:r>
      <w:r w:rsidRPr="0094156A">
        <w:rPr>
          <w:rFonts w:cs="Times New Roman"/>
        </w:rPr>
        <w:fldChar w:fldCharType="begin"/>
      </w:r>
      <w:r w:rsidR="00DD5D72">
        <w:rPr>
          <w:rFonts w:cs="Times New Roman"/>
        </w:rPr>
        <w:instrText xml:space="preserve"> ADDIN ZOTERO_ITEM CSL_CITATION {"citationID":"c6ieylQt","properties":{"formattedCitation":"(CBD, 2010)","plainCitation":"(CBD, 2010)","noteIndex":0},"citationItems":[{"id":2173,"uris":["http://zotero.org/users/520161/items/N5RQNTJF"],"uri":["http://zotero.org/users/520161/items/N5RQNTJF"],"itemData":{"id":2173,"type":"paper-conference","event-place":"Nagoya, Japan","publisher":"Document UNEP/CBD/COP/DEC/X/2. Secretariat of the Convention on Biological Diversity, Nagoya, Japan","publisher-place":"Nagoya, Japan","source":"Google Scholar","title":"Decision X/2: The strategic plan for biodiversity 2011-2020 and the aichi biodiversity targets","URL":"www.cbd.int/decision/cop?id=12268","author":[{"family":"CBD","given":""}],"issued":{"date-parts":[["2010"]]}}}],"schema":"https://github.com/citation-style-language/schema/raw/master/csl-citation.json"} </w:instrText>
      </w:r>
      <w:r w:rsidRPr="0094156A">
        <w:rPr>
          <w:rFonts w:cs="Times New Roman"/>
        </w:rPr>
        <w:fldChar w:fldCharType="separate"/>
      </w:r>
      <w:r w:rsidR="0094156A" w:rsidRPr="0094156A">
        <w:rPr>
          <w:rFonts w:cs="Times New Roman"/>
        </w:rPr>
        <w:t>(CBD, 2010)</w:t>
      </w:r>
      <w:r w:rsidRPr="0094156A">
        <w:rPr>
          <w:rFonts w:cs="Times New Roman"/>
          <w:lang w:val="en-GB"/>
        </w:rPr>
        <w:fldChar w:fldCharType="end"/>
      </w:r>
      <w:r w:rsidRPr="0094156A">
        <w:rPr>
          <w:rFonts w:cs="Times New Roman"/>
        </w:rPr>
        <w:t xml:space="preserve"> </w:t>
      </w:r>
      <w:r w:rsidR="00C661D7">
        <w:rPr>
          <w:rFonts w:cs="Times New Roman"/>
        </w:rPr>
        <w:t xml:space="preserve">are </w:t>
      </w:r>
      <w:r w:rsidRPr="0094156A">
        <w:rPr>
          <w:rFonts w:cs="Times New Roman"/>
        </w:rPr>
        <w:t>commit</w:t>
      </w:r>
      <w:r w:rsidR="00C661D7">
        <w:rPr>
          <w:rFonts w:cs="Times New Roman"/>
        </w:rPr>
        <w:t>ted</w:t>
      </w:r>
      <w:r w:rsidRPr="0094156A">
        <w:rPr>
          <w:rFonts w:cs="Times New Roman"/>
        </w:rPr>
        <w:t xml:space="preserve"> to </w:t>
      </w:r>
      <w:r w:rsidR="00C661D7">
        <w:rPr>
          <w:rFonts w:cs="Times New Roman"/>
        </w:rPr>
        <w:t>find ways to simultaneously achieve environmental sustainability and societal well-being</w:t>
      </w:r>
      <w:r w:rsidR="005657D6">
        <w:rPr>
          <w:rFonts w:cs="Times New Roman"/>
        </w:rPr>
        <w:t xml:space="preserve"> Recently, t</w:t>
      </w:r>
      <w:r w:rsidR="001B5216">
        <w:rPr>
          <w:rFonts w:cs="Times New Roman"/>
        </w:rPr>
        <w:t xml:space="preserve">he </w:t>
      </w:r>
      <w:r w:rsidR="001B5216" w:rsidRPr="0094156A">
        <w:rPr>
          <w:rFonts w:cs="Times New Roman"/>
        </w:rPr>
        <w:t>Intergovernmental Platform on Biodiversity and Ecosystem Services (IPBES)</w:t>
      </w:r>
      <w:r w:rsidR="001B5216">
        <w:rPr>
          <w:rFonts w:cs="Times New Roman"/>
        </w:rPr>
        <w:t xml:space="preserve"> </w:t>
      </w:r>
      <w:r w:rsidRPr="0094156A">
        <w:rPr>
          <w:rFonts w:cs="Times New Roman"/>
        </w:rPr>
        <w:t xml:space="preserve">has identified that reporting past, present and future trends of biodiversity </w:t>
      </w:r>
      <w:r w:rsidR="00C661D7">
        <w:rPr>
          <w:rFonts w:cs="Times New Roman"/>
        </w:rPr>
        <w:t>across scale</w:t>
      </w:r>
      <w:r w:rsidR="005657D6">
        <w:rPr>
          <w:rFonts w:cs="Times New Roman"/>
        </w:rPr>
        <w:t>s</w:t>
      </w:r>
      <w:r w:rsidRPr="0094156A">
        <w:rPr>
          <w:rFonts w:cs="Times New Roman"/>
        </w:rPr>
        <w:t xml:space="preserve"> </w:t>
      </w:r>
      <w:r w:rsidR="005657D6">
        <w:rPr>
          <w:rFonts w:cs="Times New Roman"/>
        </w:rPr>
        <w:t xml:space="preserve">as well as </w:t>
      </w:r>
      <w:r w:rsidR="00DA64A1">
        <w:rPr>
          <w:rFonts w:cs="Times New Roman"/>
        </w:rPr>
        <w:t>developing</w:t>
      </w:r>
      <w:r w:rsidR="00DA64A1" w:rsidRPr="0094156A">
        <w:rPr>
          <w:rFonts w:cs="Times New Roman"/>
        </w:rPr>
        <w:t xml:space="preserve"> </w:t>
      </w:r>
      <w:r w:rsidRPr="0094156A">
        <w:rPr>
          <w:rFonts w:cs="Times New Roman"/>
        </w:rPr>
        <w:t>scenarios</w:t>
      </w:r>
      <w:r w:rsidR="00C661D7">
        <w:rPr>
          <w:rFonts w:cs="Times New Roman"/>
        </w:rPr>
        <w:t>-based evidence</w:t>
      </w:r>
      <w:r w:rsidRPr="0094156A">
        <w:rPr>
          <w:rFonts w:cs="Times New Roman"/>
        </w:rPr>
        <w:t xml:space="preserve"> </w:t>
      </w:r>
      <w:del w:id="89" w:author="Ines Martins" w:date="2020-10-01T15:02:00Z">
        <w:r w:rsidR="005657D6" w:rsidDel="005C41A6">
          <w:rPr>
            <w:rFonts w:cs="Times New Roman"/>
          </w:rPr>
          <w:delText xml:space="preserve"> </w:delText>
        </w:r>
      </w:del>
      <w:r w:rsidR="00661777">
        <w:rPr>
          <w:rFonts w:cs="Times New Roman"/>
        </w:rPr>
        <w:t xml:space="preserve">with a range of policy options </w:t>
      </w:r>
      <w:r w:rsidR="005657D6">
        <w:rPr>
          <w:rFonts w:cs="Times New Roman"/>
        </w:rPr>
        <w:t>can be key scientific inputs to</w:t>
      </w:r>
      <w:r w:rsidR="00661777">
        <w:rPr>
          <w:rFonts w:cs="Times New Roman"/>
        </w:rPr>
        <w:t xml:space="preserve"> make </w:t>
      </w:r>
      <w:r w:rsidR="00C661D7">
        <w:rPr>
          <w:rFonts w:cs="Times New Roman"/>
        </w:rPr>
        <w:t>informed</w:t>
      </w:r>
      <w:r w:rsidR="00C661D7" w:rsidRPr="0094156A">
        <w:rPr>
          <w:rFonts w:cs="Times New Roman"/>
        </w:rPr>
        <w:t xml:space="preserve"> </w:t>
      </w:r>
      <w:r w:rsidRPr="0094156A">
        <w:rPr>
          <w:rFonts w:cs="Times New Roman"/>
        </w:rPr>
        <w:t>decision</w:t>
      </w:r>
      <w:r w:rsidR="00C661D7">
        <w:rPr>
          <w:rFonts w:cs="Times New Roman"/>
        </w:rPr>
        <w:t>s</w:t>
      </w:r>
      <w:r w:rsidRPr="0094156A">
        <w:rPr>
          <w:rFonts w:cs="Times New Roman"/>
        </w:rPr>
        <w:t xml:space="preserve"> </w:t>
      </w:r>
      <w:del w:id="90" w:author="Ines Martins" w:date="2020-10-01T15:02:00Z">
        <w:r w:rsidR="00661777" w:rsidDel="005C41A6">
          <w:rPr>
            <w:rFonts w:cs="Times New Roman"/>
          </w:rPr>
          <w:delText xml:space="preserve"> </w:delText>
        </w:r>
      </w:del>
      <w:r w:rsidR="00661777">
        <w:rPr>
          <w:rFonts w:cs="Times New Roman"/>
        </w:rPr>
        <w:t xml:space="preserve">about what kind of future we want to have </w:t>
      </w:r>
      <w:r w:rsidRPr="0094156A">
        <w:rPr>
          <w:rFonts w:cs="Times New Roman"/>
        </w:rPr>
        <w:fldChar w:fldCharType="begin"/>
      </w:r>
      <w:r w:rsidR="00DD5D72">
        <w:rPr>
          <w:rFonts w:cs="Times New Roman"/>
        </w:rPr>
        <w:instrText xml:space="preserve"> ADDIN ZOTERO_ITEM CSL_CITATION {"citationID":"1981k4ruob","properties":{"formattedCitation":"(Ferrier et al., 2016)","plainCitation":"(Ferrier et al., 2016)","noteIndex":0},"citationItems":[{"id":2179,"uris":["http://zotero.org/users/520161/items/GACWK9D9"],"uri":["http://zotero.org/users/520161/items/GACWK9D9"],"itemData":{"id":2179,"type":"article-journal","container-title":"Secretariat of the Intergovernmental Platform for Biodiversity and Ecosystem Services, Bonn, Germany","source":"Google Scholar","title":"The Methodological Assessment Report on Scenarios and Models of Biodiversity and Ecosystem Services","author":[{"family":"Ferrier","given":"S."},{"family":"Ninan","given":"K. N."},{"family":"Leadley","given":"P."},{"family":"Alkemade","given":"R."},{"family":"Acosta","given":"L. A."},{"family":"Akçakaya","given":"H. R."},{"family":"Brotons","given":"L."},{"family":"Cheung","given":"W. W. L."},{"family":"Christensen","given":"V."},{"family":"Harhash","given":"K. A."}],"issued":{"date-parts":[["2016"]]}}}],"schema":"https://github.com/citation-style-language/schema/raw/master/csl-citation.json"} </w:instrText>
      </w:r>
      <w:r w:rsidRPr="0094156A">
        <w:rPr>
          <w:rFonts w:cs="Times New Roman"/>
        </w:rPr>
        <w:fldChar w:fldCharType="separate"/>
      </w:r>
      <w:r w:rsidR="0094156A" w:rsidRPr="0094156A">
        <w:rPr>
          <w:rFonts w:cs="Times New Roman"/>
        </w:rPr>
        <w:t>(Ferrier et al., 2016)</w:t>
      </w:r>
      <w:r w:rsidRPr="0094156A">
        <w:rPr>
          <w:rFonts w:cs="Times New Roman"/>
          <w:lang w:val="en-GB"/>
        </w:rPr>
        <w:fldChar w:fldCharType="end"/>
      </w:r>
      <w:r w:rsidRPr="0094156A">
        <w:rPr>
          <w:rFonts w:cs="Times New Roman"/>
        </w:rPr>
        <w:t>.</w:t>
      </w:r>
      <w:del w:id="91" w:author="Ines Martins" w:date="2020-10-01T15:03:00Z">
        <w:r w:rsidRPr="0094156A" w:rsidDel="005C41A6">
          <w:rPr>
            <w:rFonts w:cs="Times New Roman"/>
          </w:rPr>
          <w:delText xml:space="preserve"> </w:delText>
        </w:r>
      </w:del>
    </w:p>
    <w:p w14:paraId="35128F58" w14:textId="095ABE06" w:rsidR="00155995" w:rsidRPr="0094156A" w:rsidRDefault="00155995" w:rsidP="00F944AF">
      <w:pPr>
        <w:spacing w:line="360" w:lineRule="auto"/>
        <w:ind w:firstLine="567"/>
        <w:jc w:val="both"/>
        <w:rPr>
          <w:rFonts w:cs="Times New Roman"/>
        </w:rPr>
      </w:pPr>
      <w:commentRangeStart w:id="92"/>
      <w:r w:rsidRPr="0094156A">
        <w:rPr>
          <w:rFonts w:cs="Times New Roman"/>
        </w:rPr>
        <w:t xml:space="preserve">With </w:t>
      </w:r>
      <w:r w:rsidRPr="0094156A">
        <w:t xml:space="preserve">habitat change and habitat degradation being, and expected to remain, </w:t>
      </w:r>
      <w:r w:rsidR="00396542">
        <w:rPr>
          <w:rFonts w:cs="Times New Roman"/>
        </w:rPr>
        <w:t xml:space="preserve">one of the </w:t>
      </w:r>
      <w:r w:rsidR="00396542">
        <w:rPr>
          <w:rFonts w:cs="Times New Roman"/>
          <w:lang w:val="en-GB"/>
        </w:rPr>
        <w:t>main</w:t>
      </w:r>
      <w:r w:rsidR="00396542" w:rsidRPr="0094156A">
        <w:t xml:space="preserve"> </w:t>
      </w:r>
      <w:r w:rsidRPr="0094156A">
        <w:t>driver</w:t>
      </w:r>
      <w:r w:rsidR="00396542">
        <w:t>s</w:t>
      </w:r>
      <w:r w:rsidRPr="0094156A">
        <w:t xml:space="preserve"> of biodiversity loss</w:t>
      </w:r>
      <w:r w:rsidRPr="0094156A">
        <w:rPr>
          <w:rFonts w:cs="Times New Roman"/>
        </w:rPr>
        <w:t xml:space="preserve"> </w:t>
      </w:r>
      <w:commentRangeEnd w:id="92"/>
      <w:r w:rsidR="00DF0FA7">
        <w:rPr>
          <w:rStyle w:val="CommentReference"/>
        </w:rPr>
        <w:commentReference w:id="92"/>
      </w:r>
      <w:r w:rsidRPr="0094156A">
        <w:rPr>
          <w:rFonts w:cs="Times New Roman"/>
        </w:rPr>
        <w:fldChar w:fldCharType="begin"/>
      </w:r>
      <w:r w:rsidR="00DD5D72">
        <w:rPr>
          <w:rFonts w:cs="Times New Roman"/>
        </w:rPr>
        <w:instrText xml:space="preserve"> ADDIN ZOTERO_ITEM CSL_CITATION {"citationID":"zd1FGDMN","properties":{"formattedCitation":"(Leadley et al., 2010; H. M. Pereira et al., 2010)","plainCitation":"(Leadley et al., 2010; H. M. Pereira et al., 2010)","noteIndex":0},"citationItems":[{"id":520,"uris":["http://zotero.org/users/520161/items/CNWIK8IB"],"uri":["http://zotero.org/users/520161/items/CNWIK8IB"],"itemData":{"id":520,"type":"book","event-place":"Montreal","publisher":"Secretariat of the Convention on Biological Diversity","publisher-place":"Montreal","title":"Biodiversity scenarios: projections of 21st century change in biodiversity and associated ecosystem services","author":[{"family":"Leadley","given":"P"},{"family":"Pereira","given":"H.M."},{"family":"Alkemade","given":"R."},{"family":"Fernandez-Manjarres","given":"J. F."},{"family":"Proenca","given":"V."},{"family":"Scharlemann","given":"J."},{"family":"Walpole","given":"M."}],"issued":{"date-parts":[["2010"]]}}},{"id":735,"uris":["http://zotero.org/users/520161/items/UBTTDQXE"],"uri":["http://zotero.org/users/520161/items/UBTTDQXE"],"itemData":{"id":735,"type":"article-journal","container-title":"Science","DOI":"10.1126/science.1196624","ISSN":"0036-8075, 1095-9203","issue":"6010","page":"1496-1501","source":"CrossRef","title":"Scenarios for Global Biodiversity in the 21st Century","volume":"330","author":[{"family":"Pereira","given":"H. M."},{"family":"Leadley","given":"P. W."},{"family":"Proenca","given":"V."},{"family":"Alkemade","given":"R."},{"family":"Scharlemann","given":"J. P. W."},{"family":"Fernandez-Manjarres","given":"J. F."},{"family":"Araujo","given":"M. B."},{"family":"Balvanera","given":"P."},{"family":"Biggs","given":"R."},{"family":"Cheung","given":"W. W. L."},{"family":"Chini","given":"L."},{"family":"Cooper","given":"H. D."},{"family":"Gilman","given":"E. L."},{"family":"Guenette","given":"S."},{"family":"Hurtt","given":"G. C."},{"family":"Huntington","given":"H. P."},{"family":"Mace","given":"G. M."},{"family":"Oberdorff","given":"T."},{"family":"Revenga","given":"C."},{"family":"Rodrigues","given":"P."},{"family":"Scholes","given":"R. J."},{"family":"Sumaila","given":"U. R."},{"family":"Walpole","given":"M."}],"issued":{"date-parts":[["2010",10,26]]}}}],"schema":"https://github.com/citation-style-language/schema/raw/master/csl-citation.json"} </w:instrText>
      </w:r>
      <w:r w:rsidRPr="0094156A">
        <w:rPr>
          <w:rFonts w:cs="Times New Roman"/>
        </w:rPr>
        <w:fldChar w:fldCharType="separate"/>
      </w:r>
      <w:r w:rsidR="0094156A" w:rsidRPr="0094156A">
        <w:rPr>
          <w:rFonts w:cs="Times New Roman"/>
        </w:rPr>
        <w:t>(Leadley et al., 2010; H. M. Pereira et al., 2010)</w:t>
      </w:r>
      <w:r w:rsidRPr="0094156A">
        <w:rPr>
          <w:rFonts w:cs="Times New Roman"/>
          <w:lang w:val="en-GB"/>
        </w:rPr>
        <w:fldChar w:fldCharType="end"/>
      </w:r>
      <w:r w:rsidRPr="0094156A">
        <w:rPr>
          <w:rFonts w:cs="Times New Roman"/>
          <w:lang w:val="en-GB"/>
        </w:rPr>
        <w:t>,</w:t>
      </w:r>
      <w:r w:rsidRPr="0094156A">
        <w:rPr>
          <w:rFonts w:cs="Times New Roman"/>
        </w:rPr>
        <w:t xml:space="preserve"> </w:t>
      </w:r>
      <w:r w:rsidR="001C02C2">
        <w:rPr>
          <w:rFonts w:cs="Times New Roman"/>
        </w:rPr>
        <w:t>their representation</w:t>
      </w:r>
      <w:r w:rsidRPr="0094156A">
        <w:rPr>
          <w:rFonts w:cs="Times New Roman"/>
        </w:rPr>
        <w:t xml:space="preserve"> in </w:t>
      </w:r>
      <w:r w:rsidR="001C02C2">
        <w:rPr>
          <w:rFonts w:cs="Times New Roman"/>
        </w:rPr>
        <w:t xml:space="preserve">scenarios and </w:t>
      </w:r>
      <w:r w:rsidRPr="0094156A">
        <w:rPr>
          <w:rFonts w:cs="Times New Roman"/>
        </w:rPr>
        <w:t xml:space="preserve">modelling </w:t>
      </w:r>
      <w:r w:rsidR="001C02C2">
        <w:rPr>
          <w:rFonts w:cs="Times New Roman"/>
        </w:rPr>
        <w:t xml:space="preserve">of biodiversity change </w:t>
      </w:r>
      <w:r w:rsidRPr="0094156A">
        <w:rPr>
          <w:rFonts w:cs="Times New Roman"/>
        </w:rPr>
        <w:t xml:space="preserve">is of major importance. Yet, a recent literature review concluded that </w:t>
      </w:r>
      <w:r w:rsidR="006129EC">
        <w:rPr>
          <w:rFonts w:cs="Times New Roman"/>
        </w:rPr>
        <w:t xml:space="preserve">global </w:t>
      </w:r>
      <w:r w:rsidRPr="0094156A">
        <w:rPr>
          <w:rFonts w:cs="Times New Roman"/>
        </w:rPr>
        <w:t xml:space="preserve">biodiversity scenarios over the past 25 years have focused on the direct </w:t>
      </w:r>
      <w:r w:rsidR="00826300" w:rsidRPr="0094156A">
        <w:rPr>
          <w:rFonts w:cs="Times New Roman"/>
        </w:rPr>
        <w:t xml:space="preserve">future </w:t>
      </w:r>
      <w:r w:rsidRPr="0094156A">
        <w:rPr>
          <w:rFonts w:cs="Times New Roman"/>
        </w:rPr>
        <w:t xml:space="preserve">impacts of climate change, with only a few exploring the biodiversity outcomes </w:t>
      </w:r>
      <w:r w:rsidR="002E0A4E">
        <w:rPr>
          <w:rFonts w:cs="Times New Roman"/>
        </w:rPr>
        <w:t>as a consequence of</w:t>
      </w:r>
      <w:r w:rsidR="002E0A4E" w:rsidRPr="0094156A">
        <w:rPr>
          <w:rFonts w:cs="Times New Roman"/>
        </w:rPr>
        <w:t xml:space="preserve"> </w:t>
      </w:r>
      <w:r w:rsidRPr="0094156A">
        <w:rPr>
          <w:rFonts w:cs="Times New Roman"/>
        </w:rPr>
        <w:t>land use change</w:t>
      </w:r>
      <w:r w:rsidR="00C37E24">
        <w:rPr>
          <w:rFonts w:cs="Times New Roman"/>
        </w:rPr>
        <w:t xml:space="preserve"> </w:t>
      </w:r>
      <w:r w:rsidR="00C37E24" w:rsidRPr="0094156A">
        <w:rPr>
          <w:rFonts w:cs="Times New Roman"/>
        </w:rPr>
        <w:fldChar w:fldCharType="begin"/>
      </w:r>
      <w:r w:rsidR="008364F7">
        <w:rPr>
          <w:rFonts w:cs="Times New Roman"/>
        </w:rPr>
        <w:instrText xml:space="preserve"> ADDIN ZOTERO_ITEM CSL_CITATION {"citationID":"a1gtjaajomb","properties":{"formattedCitation":"(Titeux et al., 2016)","plainCitation":"(Titeux et al., 2016)","noteIndex":0},"citationItems":[{"id":"gvwq4JrA/jdIk3b99","uris":["http://zotero.org/users/16460/items/Y72ZUN6T"],"uri":["http://zotero.org/users/16460/items/Y72ZUN6T"],"itemData":{"id":"gvwq4JrA/jdIk3b99","type":"article-journal","title":"Biodiversity scenarios neglect future land-use changes","container-title":"Global Change Biology","page":"2505-2515","volume":"22","issue":"7","source":"CrossRef","DOI":"10.1111/gcb.13272","ISSN":"13541013","language":"en","author":[{"family":"Titeux","given":"Nicolas"},{"family":"Henle","given":"Klaus"},{"family":"Mihoub","given":"Jean-Baptiste"},{"family":"Regos","given":"Adrián"},{"family":"Geijzendorffer","given":"Ilse R."},{"family":"Cramer","given":"Wolfgang"},{"family":"Verburg","given":"Peter H."},{"family":"Brotons","given":"Lluís"}],"issued":{"date-parts":[["2016",7]]}}}],"schema":"https://github.com/citation-style-language/schema/raw/master/csl-citation.json"} </w:instrText>
      </w:r>
      <w:r w:rsidR="00C37E24" w:rsidRPr="0094156A">
        <w:rPr>
          <w:rFonts w:cs="Times New Roman"/>
        </w:rPr>
        <w:fldChar w:fldCharType="separate"/>
      </w:r>
      <w:ins w:id="93" w:author="Ines Martins" w:date="2020-08-28T14:42:00Z">
        <w:r w:rsidR="008364F7" w:rsidRPr="005C41A6">
          <w:rPr>
            <w:rFonts w:ascii="Calibri" w:hAnsi="Calibri" w:cs="Calibri"/>
          </w:rPr>
          <w:t>(Titeux et al., 2016)</w:t>
        </w:r>
      </w:ins>
      <w:del w:id="94" w:author="Ines Martins" w:date="2020-08-28T14:42:00Z">
        <w:r w:rsidR="008364F7" w:rsidRPr="008364F7" w:rsidDel="008364F7">
          <w:rPr>
            <w:rFonts w:ascii="Calibri" w:hAnsi="Calibri" w:cs="Calibri"/>
            <w:u w:val="dash"/>
          </w:rPr>
          <w:delText>(Titeux et al., 2016)</w:delText>
        </w:r>
      </w:del>
      <w:r w:rsidR="00C37E24" w:rsidRPr="0094156A">
        <w:rPr>
          <w:rFonts w:cs="Times New Roman"/>
        </w:rPr>
        <w:fldChar w:fldCharType="end"/>
      </w:r>
      <w:r w:rsidR="00C37E24" w:rsidRPr="0094156A">
        <w:rPr>
          <w:rFonts w:cs="Times New Roman"/>
        </w:rPr>
        <w:t xml:space="preserve">. </w:t>
      </w:r>
      <w:del w:id="95" w:author="Ines Martins" w:date="2020-10-01T15:03:00Z">
        <w:r w:rsidRPr="0094156A" w:rsidDel="005C41A6">
          <w:rPr>
            <w:rFonts w:cs="Times New Roman"/>
          </w:rPr>
          <w:delText xml:space="preserve"> </w:delText>
        </w:r>
      </w:del>
      <w:r w:rsidR="00286CDE">
        <w:rPr>
          <w:rFonts w:cs="Times New Roman"/>
        </w:rPr>
        <w:t>In response to the</w:t>
      </w:r>
      <w:r w:rsidRPr="0094156A">
        <w:rPr>
          <w:rFonts w:cs="Times New Roman"/>
        </w:rPr>
        <w:t xml:space="preserve"> call from </w:t>
      </w:r>
      <w:r w:rsidR="00286CDE">
        <w:rPr>
          <w:rFonts w:cs="Times New Roman"/>
        </w:rPr>
        <w:t xml:space="preserve">the </w:t>
      </w:r>
      <w:r w:rsidRPr="0094156A">
        <w:rPr>
          <w:rFonts w:cs="Times New Roman"/>
        </w:rPr>
        <w:t xml:space="preserve">IPBES </w:t>
      </w:r>
      <w:r w:rsidR="00C37E24">
        <w:rPr>
          <w:rFonts w:cs="Times New Roman"/>
        </w:rPr>
        <w:t xml:space="preserve">to create scenarios that are more policy-relevant </w:t>
      </w:r>
      <w:r w:rsidR="00F46ACC">
        <w:rPr>
          <w:rFonts w:cs="Times New Roman"/>
        </w:rPr>
        <w:fldChar w:fldCharType="begin"/>
      </w:r>
      <w:r w:rsidR="00DD5D72">
        <w:rPr>
          <w:rFonts w:cs="Times New Roman"/>
        </w:rPr>
        <w:instrText xml:space="preserve"> ADDIN ZOTERO_ITEM CSL_CITATION {"citationID":"a1acohsk7vs","properties":{"formattedCitation":"(Ferrier et al., 2016)","plainCitation":"(Ferrier et al., 2016)","noteIndex":0},"citationItems":[{"id":2179,"uris":["http://zotero.org/users/520161/items/GACWK9D9"],"uri":["http://zotero.org/users/520161/items/GACWK9D9"],"itemData":{"id":2179,"type":"article-journal","container-title":"Secretariat of the Intergovernmental Platform for Biodiversity and Ecosystem Services, Bonn, Germany","source":"Google Scholar","title":"The Methodological Assessment Report on Scenarios and Models of Biodiversity and Ecosystem Services","author":[{"family":"Ferrier","given":"S."},{"family":"Ninan","given":"K. N."},{"family":"Leadley","given":"P."},{"family":"Alkemade","given":"R."},{"family":"Acosta","given":"L. A."},{"family":"Akçakaya","given":"H. R."},{"family":"Brotons","given":"L."},{"family":"Cheung","given":"W. W. L."},{"family":"Christensen","given":"V."},{"family":"Harhash","given":"K. A."}],"issued":{"date-parts":[["2016"]]}}}],"schema":"https://github.com/citation-style-language/schema/raw/master/csl-citation.json"} </w:instrText>
      </w:r>
      <w:r w:rsidR="00F46ACC">
        <w:rPr>
          <w:rFonts w:cs="Times New Roman"/>
        </w:rPr>
        <w:fldChar w:fldCharType="separate"/>
      </w:r>
      <w:r w:rsidR="00DD5D72" w:rsidRPr="008364F7">
        <w:rPr>
          <w:rFonts w:ascii="Calibri" w:hAnsi="Calibri" w:cs="Calibri"/>
        </w:rPr>
        <w:t>(Ferrier et al., 2016)</w:t>
      </w:r>
      <w:r w:rsidR="00F46ACC">
        <w:rPr>
          <w:rFonts w:cs="Times New Roman"/>
        </w:rPr>
        <w:fldChar w:fldCharType="end"/>
      </w:r>
      <w:r w:rsidR="00F46ACC">
        <w:rPr>
          <w:rFonts w:cs="Times New Roman"/>
        </w:rPr>
        <w:t xml:space="preserve">, </w:t>
      </w:r>
      <w:r w:rsidRPr="0094156A">
        <w:rPr>
          <w:rFonts w:cs="Times New Roman"/>
        </w:rPr>
        <w:t xml:space="preserve">the </w:t>
      </w:r>
      <w:r w:rsidR="00286CDE" w:rsidRPr="0094156A">
        <w:rPr>
          <w:rFonts w:cs="Times New Roman"/>
        </w:rPr>
        <w:t xml:space="preserve">IPBES </w:t>
      </w:r>
      <w:r w:rsidRPr="0094156A">
        <w:rPr>
          <w:rFonts w:cs="Times New Roman"/>
        </w:rPr>
        <w:t xml:space="preserve">Expert Group on Scenarios and Models has undertaken a biodiversity and ecosystem services model inter-comparison exercise, where a standardized set of land-use and climate change scenarios were used to project outcomes </w:t>
      </w:r>
      <w:r w:rsidR="00E8488D">
        <w:rPr>
          <w:rFonts w:cs="Times New Roman"/>
        </w:rPr>
        <w:t>on</w:t>
      </w:r>
      <w:r w:rsidR="00E8488D" w:rsidRPr="0094156A">
        <w:rPr>
          <w:rFonts w:cs="Times New Roman"/>
        </w:rPr>
        <w:t xml:space="preserve"> </w:t>
      </w:r>
      <w:r w:rsidRPr="0094156A">
        <w:rPr>
          <w:rFonts w:cs="Times New Roman"/>
        </w:rPr>
        <w:t xml:space="preserve">a variety of biodiversity and ecosystem-service </w:t>
      </w:r>
      <w:r w:rsidR="00E8488D">
        <w:rPr>
          <w:rFonts w:cs="Times New Roman"/>
        </w:rPr>
        <w:t>metrics</w:t>
      </w:r>
      <w:r w:rsidR="00E8488D" w:rsidRPr="0094156A">
        <w:rPr>
          <w:rFonts w:cs="Times New Roman"/>
        </w:rPr>
        <w:t xml:space="preserve"> </w:t>
      </w:r>
      <w:r w:rsidRPr="0094156A">
        <w:rPr>
          <w:rFonts w:cs="Times New Roman"/>
        </w:rPr>
        <w:fldChar w:fldCharType="begin"/>
      </w:r>
      <w:r w:rsidR="00DD5D72">
        <w:rPr>
          <w:rFonts w:cs="Times New Roman"/>
        </w:rPr>
        <w:instrText xml:space="preserve"> ADDIN ZOTERO_ITEM CSL_CITATION {"citationID":"NwKwDzYi","properties":{"formattedCitation":"(Kim et al., 2018)","plainCitation":"(Kim et al., 2018)","noteIndex":0},"citationItems":[{"id":2954,"uris":["http://zotero.org/users/520161/items/993UVQSA"],"uri":["http://zotero.org/users/520161/items/993UVQSA"],"itemData":{"id":2954,"type":"article-journal","abstract":"To support the assessments of the Intergovernmental Science-Policy Platform on Biodiversity and Ecosystem Services (IPBES), the IPBES Expert Group on Scenarios and Models is carrying out an intercomparison of biodiversity and ecosystem services models using harmonized scenarios (BES-SIM). The goals of BES-SIM are (1) to project the global impacts of land-use and climate change on biodiversity and ecosystem services (i.e., nature’s contributions to people) over the coming decades, compared to the 20th century, using a set of common metrics at multiple scales, and (2) to identify model uncertainties and research gaps through the comparisons of projected biodiversity and ecosystem services across models. BES-SIM uses three scenarios combining speciﬁc Shared Socio-economic Pathways (SSPs) and Representative Concentration Pathways (RCPs) – SSP1xRCP2.6, SSP3xRCP6.0, SSP5xRCP8.6 – to explore a wide range of land-use change and climate change futures. This paper describes the rationale for scenario selection, the process of harmonizing input data for land use, based on the second phase of the Land Use Harmonization Project (LUH2), and climate, the biodiversity and ecosystem services models used, the core simulations carried out, the harmonization of the model output metrics, and the treatment of uncertainty. The results of this collaborative modeling project will support the ongoing global assessment of IPBES, strengthen ties between IPBES and the Intergovernmental Panel on Climate Change (IPCC) scenarios and modeling processes, advise the Convention on Biological Diversity (CBD) on its development of a post-2020 strategic plans and conservation goals, and inform the development of a new generation of nature-centred scenarios.","container-title":"Geoscientific Model Development","DOI":"10.5194/gmd-11-4537-2018","ISSN":"1991-9603","issue":"11","language":"en","page":"4537-4562","source":"Crossref","title":"A protocol for an intercomparison of biodiversity and ecosystem services models using harmonized land-use and climate scenarios","volume":"11","author":[{"family":"Kim","given":"HyeJin"},{"family":"Rosa","given":"Isabel M. D."},{"family":"Alkemade","given":"Rob"},{"family":"Leadley","given":"Paul"},{"family":"Hurtt","given":"George"},{"family":"Popp","given":"Alexander"},{"family":"Vuuren","given":"Detlef P.","non-dropping-particle":"van"},{"family":"Anthoni","given":"Peter"},{"family":"Arneth","given":"Almut"},{"family":"Baisero","given":"Daniele"},{"family":"Caton","given":"Emma"},{"family":"Chaplin-Kramer","given":"Rebecca"},{"family":"Chini","given":"Louise"},{"family":"De Palma","given":"Adriana"},{"family":"Di Fulvio","given":"Fulvio"},{"family":"Di Marco","given":"Moreno"},{"family":"Espinoza","given":"Felipe"},{"family":"Ferrier","given":"Simon"},{"family":"Fujimori","given":"Shinichiro"},{"family":"Gonzalez","given":"Ricardo E."},{"family":"Gueguen","given":"Maya"},{"family":"Guerra","given":"Carlos"},{"family":"Harfoot","given":"Mike"},{"family":"Harwood","given":"Thomas D."},{"family":"Hasegawa","given":"Tomoko"},{"family":"Haverd","given":"Vanessa"},{"family":"Havlík","given":"Petr"},{"family":"Hellweg","given":"Stefanie"},{"family":"Hill","given":"Samantha L. L."},{"family":"Hirata","given":"Akiko"},{"family":"Hoskins","given":"Andrew J."},{"family":"Janse","given":"Jan H."},{"family":"Jetz","given":"Walter"},{"family":"Johnson","given":"Justin A."},{"family":"Krause","given":"Andreas"},{"family":"Leclère","given":"David"},{"family":"Martins","given":"Ines S."},{"family":"Matsui","given":"Tetsuya"},{"family":"Merow","given":"Cory"},{"family":"Obersteiner","given":"Michael"},{"family":"Ohashi","given":"Haruka"},{"family":"Poulter","given":"Benjamin"},{"family":"Purvis","given":"Andy"},{"family":"Quesada","given":"Benjamin"},{"family":"Rondinini","given":"Carlo"},{"family":"Schipper","given":"Aafke M."},{"family":"Sharp","given":"Richard"},{"family":"Takahashi","given":"Kiyoshi"},{"family":"Thuiller","given":"Wilfried"},{"family":"Titeux","given":"Nicolas"},{"family":"Visconti","given":"Piero"},{"family":"Ware","given":"Christopher"},{"family":"Wolf","given":"Florian"},{"family":"Pereira","given":"Henrique M."}],"issued":{"date-parts":[["2018",11,13]]}}}],"schema":"https://github.com/citation-style-language/schema/raw/master/csl-citation.json"} </w:instrText>
      </w:r>
      <w:r w:rsidRPr="0094156A">
        <w:rPr>
          <w:rFonts w:cs="Times New Roman"/>
        </w:rPr>
        <w:fldChar w:fldCharType="separate"/>
      </w:r>
      <w:r w:rsidR="0094156A" w:rsidRPr="0094156A">
        <w:rPr>
          <w:rFonts w:cs="Times New Roman"/>
          <w:noProof/>
        </w:rPr>
        <w:t>(Kim et al., 2018)</w:t>
      </w:r>
      <w:r w:rsidRPr="0094156A">
        <w:rPr>
          <w:rFonts w:cs="Times New Roman"/>
        </w:rPr>
        <w:fldChar w:fldCharType="end"/>
      </w:r>
      <w:r w:rsidRPr="0094156A">
        <w:rPr>
          <w:rFonts w:cs="Times New Roman"/>
        </w:rPr>
        <w:t xml:space="preserve">. As part of this exercise, we performed a multi-scale (i.e., local, regional and global) analysis of species diversity change </w:t>
      </w:r>
      <w:r w:rsidR="00C37E24">
        <w:rPr>
          <w:rFonts w:cs="Times New Roman"/>
        </w:rPr>
        <w:t xml:space="preserve">due to land use change </w:t>
      </w:r>
      <w:r w:rsidRPr="0094156A">
        <w:rPr>
          <w:rFonts w:cs="Times New Roman"/>
        </w:rPr>
        <w:t xml:space="preserve">through space and time, using an approach based on the countryside species-area </w:t>
      </w:r>
      <w:r w:rsidR="00C96FE5">
        <w:rPr>
          <w:rFonts w:cs="Times New Roman"/>
        </w:rPr>
        <w:t xml:space="preserve">relationship </w:t>
      </w:r>
      <w:r w:rsidRPr="0094156A">
        <w:rPr>
          <w:rFonts w:cs="Times New Roman"/>
        </w:rPr>
        <w:t>model (</w:t>
      </w:r>
      <w:proofErr w:type="spellStart"/>
      <w:r w:rsidRPr="0094156A">
        <w:rPr>
          <w:rFonts w:cs="Times New Roman"/>
        </w:rPr>
        <w:t>cSAR</w:t>
      </w:r>
      <w:proofErr w:type="spellEnd"/>
      <w:r w:rsidRPr="0094156A">
        <w:rPr>
          <w:rFonts w:cs="Times New Roman"/>
        </w:rPr>
        <w:t xml:space="preserve">) </w:t>
      </w:r>
      <w:r w:rsidRPr="0094156A">
        <w:rPr>
          <w:rFonts w:cs="Times New Roman"/>
        </w:rPr>
        <w:fldChar w:fldCharType="begin"/>
      </w:r>
      <w:r w:rsidR="00DD5D72">
        <w:rPr>
          <w:rFonts w:cs="Times New Roman"/>
        </w:rPr>
        <w:instrText xml:space="preserve"> ADDIN ZOTERO_ITEM CSL_CITATION {"citationID":"8qSfJlW6","properties":{"unsorted":true,"formattedCitation":"(Henrique M. Pereira &amp; Daily, 2006; Martins &amp; Pereira, 2017)","plainCitation":"(Henrique M. Pereira &amp; Daily, 2006; Martins &amp; Pereira, 2017)","noteIndex":0},"citationItems":[{"id":694,"uris":["http://zotero.org/users/520161/items/RTUXEEM9"],"uri":["http://zotero.org/users/520161/items/RTUXEEM9"],"itemData":{"id":694,"type":"article-journal","container-title":"Ecology","issue":"8","page":"1877–1885","source":"Google Scholar","title":"Modeling biodiversity dynamics in countryside landscapes","volume":"87","author":[{"family":"Pereira","given":"Henrique M."},{"family":"Daily","given":"Gretchen C."}],"issued":{"date-parts":[["2006"]]}}},{"id":1806,"uris":["http://zotero.org/users/520161/items/ESBTSPH7"],"uri":["http://zotero.org/users/520161/items/ESBTSPH7"],"itemData":{"id":1806,"type":"article-journal","abstract":"The species-area relationship (SAR) has been often used to project species extinctions as a consequence of habitat loss. However, recent studies have suggested that the SAR may overestimate species extinctions, at least in the short-term. We argue that the main reason for this overestimation is that the classic SAR ignores the persistence of species in human-modified habitats. We use data collected worldwide to analyse what is the fraction of bird and plant species that remain in different human-modified habitats at the local scale after full habitat conversion. We observe that both taxa have consistent responses to the different land-use types, with strongest reductions in species richness in cropland across the globe, and in pasture in the tropics. We show that the results from these studies cannot be linearly scaled from plots to large regions, as this again overestimates the impacts of land-use change on biodiversity. The countryside SAR provides a unifying framework to incorporate both the effect of species persistence in the landscape matrix and the non-linear response of the proportion of species extinctions to sampling area, generating more realistic projections of biodiversity loss.","container-title":"Scientific Reports","DOI":"10.1038/s41598-017-13059-y","ISSN":"2045-2322","issue":"1","language":"En","page":"12899","source":"www.nature.com","title":"Improving extinction projections across scales and habitats using the countryside species-area relationship","volume":"7","author":[{"family":"Martins","given":"Inês Santos"},{"family":"Pereira","given":"Henrique Miguel"}],"issued":{"date-parts":[["2017",10,10]]}}}],"schema":"https://github.com/citation-style-language/schema/raw/master/csl-citation.json"} </w:instrText>
      </w:r>
      <w:r w:rsidRPr="0094156A">
        <w:rPr>
          <w:rFonts w:cs="Times New Roman"/>
        </w:rPr>
        <w:fldChar w:fldCharType="separate"/>
      </w:r>
      <w:r w:rsidR="0094156A" w:rsidRPr="0094156A">
        <w:rPr>
          <w:rFonts w:ascii="Calibri" w:cs="Calibri"/>
        </w:rPr>
        <w:t>(Henrique M. Pereira &amp; Daily, 2006; Martins &amp; Pereira, 2017)</w:t>
      </w:r>
      <w:r w:rsidRPr="0094156A">
        <w:rPr>
          <w:rFonts w:cs="Times New Roman"/>
        </w:rPr>
        <w:fldChar w:fldCharType="end"/>
      </w:r>
      <w:r w:rsidRPr="0094156A">
        <w:rPr>
          <w:rFonts w:cs="Times New Roman"/>
        </w:rPr>
        <w:t>.</w:t>
      </w:r>
      <w:del w:id="96" w:author="Ines Martins" w:date="2020-10-01T15:03:00Z">
        <w:r w:rsidRPr="0094156A" w:rsidDel="005C41A6">
          <w:rPr>
            <w:rFonts w:cs="Times New Roman"/>
          </w:rPr>
          <w:delText xml:space="preserve"> </w:delText>
        </w:r>
      </w:del>
    </w:p>
    <w:p w14:paraId="2411E309" w14:textId="77777777" w:rsidR="00155995" w:rsidRPr="0094156A" w:rsidRDefault="00155995" w:rsidP="00F944AF">
      <w:pPr>
        <w:spacing w:line="360" w:lineRule="auto"/>
        <w:ind w:firstLine="567"/>
        <w:jc w:val="both"/>
        <w:rPr>
          <w:rFonts w:cs="Times New Roman"/>
        </w:rPr>
      </w:pPr>
    </w:p>
    <w:p w14:paraId="5D3F8F5C" w14:textId="4EA6EA16" w:rsidR="00155995" w:rsidRPr="0094156A" w:rsidRDefault="00155995" w:rsidP="00F944AF">
      <w:pPr>
        <w:spacing w:line="360" w:lineRule="auto"/>
        <w:ind w:firstLine="567"/>
        <w:jc w:val="both"/>
        <w:rPr>
          <w:rFonts w:cs="Times New Roman"/>
        </w:rPr>
      </w:pPr>
      <w:r w:rsidRPr="0094156A">
        <w:rPr>
          <w:rFonts w:cs="Times New Roman"/>
        </w:rPr>
        <w:lastRenderedPageBreak/>
        <w:t xml:space="preserve">Previous studies have employed the classic form of species-area relationship model (SAR) </w:t>
      </w:r>
      <w:r w:rsidRPr="0094156A">
        <w:rPr>
          <w:rFonts w:cs="Times New Roman"/>
        </w:rPr>
        <w:fldChar w:fldCharType="begin"/>
      </w:r>
      <w:r w:rsidR="00DD5D72">
        <w:rPr>
          <w:rFonts w:cs="Times New Roman"/>
        </w:rPr>
        <w:instrText xml:space="preserve"> ADDIN ZOTERO_ITEM CSL_CITATION {"citationID":"e8CQ9lOl","properties":{"unsorted":true,"formattedCitation":"(D. P. van Vuuren et al., 2006; Jantz et al., 2015)","plainCitation":"(D. P. van Vuuren et al., 2006; Jantz et al., 2015)","noteIndex":0},"citationItems":[{"id":382,"uris":["http://zotero.org/users/520161/items/2UIZWSXH"],"uri":["http://zotero.org/users/520161/items/2UIZWSXH"],"itemData":{"id":382,"type":"article-journal","container-title":"Ecology and Society","issue":"2","page":"25","source":"Google Scholar","title":"The future of vascular plant diversity under four global scenarios","volume":"11","author":[{"family":"Vuuren","given":"D. P.","non-dropping-particle":"van"},{"family":"Sala","given":"O. E."},{"family":"Pereira","given":"H. M."}],"issued":{"date-parts":[["2006"]]}}},{"id":1904,"uris":["http://zotero.org/users/520161/items/S5FC876C"],"uri":["http://zotero.org/users/520161/items/S5FC876C"],"itemData":{"id":1904,"type":"article-journal","abstract":"Numerous species have been pushed into extinction as an increasing portion of Earth's land surface has been appropriated for human enterprise. In the future, global biodiversity will be affected by both...","container-title":"Conservation Biology","DOI":"10.1111/cobi.12549","ISSN":"1523-1739","issue":"4","language":"en","page":"1122-1131","source":"onlinelibrary.wiley.com","title":"Future habitat loss and extinctions driven by land‐use change in biodiversity hotspots under four scenarios of climate‐change mitigation","volume":"29","author":[{"family":"Jantz","given":"Samuel M."},{"family":"Barker","given":"Brian"},{"family":"Brooks","given":"Thomas M."},{"family":"Chini","given":"Louise P."},{"family":"Huang","given":"Qiongyu"},{"family":"Moore","given":"Rachel M."},{"family":"Noel","given":"Jacob"},{"family":"Hurtt","given":"George C."}],"issued":{"date-parts":[["2015",8,1]]}}}],"schema":"https://github.com/citation-style-language/schema/raw/master/csl-citation.json"} </w:instrText>
      </w:r>
      <w:r w:rsidRPr="0094156A">
        <w:rPr>
          <w:rFonts w:cs="Times New Roman"/>
        </w:rPr>
        <w:fldChar w:fldCharType="separate"/>
      </w:r>
      <w:r w:rsidR="00DD5D72" w:rsidRPr="008364F7">
        <w:rPr>
          <w:rFonts w:ascii="Calibri" w:hAnsi="Calibri" w:cs="Calibri"/>
        </w:rPr>
        <w:t>(D. P. van Vuuren et al., 2006; Jantz et al., 2015)</w:t>
      </w:r>
      <w:r w:rsidRPr="0094156A">
        <w:rPr>
          <w:rFonts w:cs="Times New Roman"/>
        </w:rPr>
        <w:fldChar w:fldCharType="end"/>
      </w:r>
      <w:r w:rsidRPr="0094156A">
        <w:rPr>
          <w:rFonts w:cs="Times New Roman"/>
        </w:rPr>
        <w:t xml:space="preserve">, which </w:t>
      </w:r>
      <w:r w:rsidRPr="0094156A">
        <w:rPr>
          <w:rFonts w:cstheme="minorHAnsi"/>
          <w:color w:val="000000" w:themeColor="text1"/>
        </w:rPr>
        <w:t xml:space="preserve">simplistically assume that all species are ecologically equivalent and constrained to their native habitat, and thus natural habitat modified by human activities cannot </w:t>
      </w:r>
      <w:r w:rsidR="005D4C53" w:rsidRPr="0094156A">
        <w:rPr>
          <w:rFonts w:cstheme="minorHAnsi"/>
          <w:color w:val="000000" w:themeColor="text1"/>
        </w:rPr>
        <w:t>harbor</w:t>
      </w:r>
      <w:r w:rsidRPr="0094156A">
        <w:rPr>
          <w:rFonts w:cstheme="minorHAnsi"/>
          <w:color w:val="000000" w:themeColor="text1"/>
        </w:rPr>
        <w:t xml:space="preserve"> native biodiversity, thereby potentially overestimating species loss </w:t>
      </w:r>
      <w:r w:rsidR="00F944AF" w:rsidRPr="0094156A">
        <w:rPr>
          <w:rFonts w:cstheme="minorHAnsi"/>
          <w:color w:val="000000" w:themeColor="text1"/>
        </w:rPr>
        <w:fldChar w:fldCharType="begin"/>
      </w:r>
      <w:ins w:id="97" w:author="Ines Martins" w:date="2020-08-28T14:42:00Z">
        <w:r w:rsidR="008364F7">
          <w:rPr>
            <w:rFonts w:cstheme="minorHAnsi"/>
            <w:color w:val="000000" w:themeColor="text1"/>
          </w:rPr>
          <w:instrText xml:space="preserve"> ADDIN ZOTERO_ITEM CSL_CITATION {"citationID":"a2q4tu4pltb","properties":{"formattedCitation":"(Mendenhall et al., 2014; Henrique M. Pereira &amp; Daily, 2006; Thuiller et al., 2013)","plainCitation":"(Mendenhall et al., 2014; Henrique M. Pereira &amp; Daily, 2006; Thuiller et al., 2013)","noteIndex":0},"citationItems":[{"id":694,"uris":["http://zotero.org/users/520161/items/RTUXEEM9"],"uri":["http://zotero.org/users/520161/items/RTUXEEM9"],"itemData":{"id":694,"type":"article-journal","container-title":"Ecology","issue":"8","page":"1877–1885","source":"Google Scholar","title":"Modeling biodiversity dynamics in countryside landscapes","volume":"87","author":[{"family":"Pereira","given":"Henrique M."},{"family":"Daily","given":"Gretchen C."}],"issued":{"date-parts":[["2006"]]}}},{"id":1829,"uris":["http://zotero.org/users/520161/items/VAFTVQ24"],"uri":["http://zotero.org/users/520161/items/VAFTVQ24"],"itemData":{"id":1829,"type":"article-journal","abstract":"The demand for projections of the future distribution of biodiversity has triggered an upsurge in modelling at the crossroads between ecology and evolution. Despite the enthusiasm around these so-called biodiversity models, most approaches are still criticised for not integrating key processes known to shape species ranges and community structure. Developing an integrative modelling framework for biodiversity distribution promises to improve the reliability of predictions and to give a better understanding of the eco-evolutionary dynamics of species and communities under changing environments. In this article, we briefly review some eco-evolutionary processes and interplays among them, which are essential to provide reliable projections of species distributions and community structure. We identify gaps in theory, quantitative knowledge and data availability hampering the development of an integrated modelling framework. We argue that model development relying on a strong theoretical foundation is essential to inspire new models, manage complexity and maintain tractability. We support our argument with an example of a novel integrated model for species distribution modelling, derived from metapopulation theory, which accounts for abiotic constraints, dispersal, biotic interactions and evolution under changing environmental conditions. We hope such a perspective will motivate exciting and novel research, and challenge others to improve on our proposed approach.","container-title":"Ecology Letters","DOI":"10.1111/ele.12104","ISSN":"1461-0248","journalAbbreviation":"Ecol Lett","language":"en","page":"94-105","source":"Wiley Online Library","title":"A road map for integrating eco-evolutionary processes into biodiversity models","volume":"16","author":[{"family":"Thuiller","given":"Wilfried"},{"family":"Münkemüller","given":"Tamara"},{"family":"Lavergne","given":"Sébastien"},{"family":"Mouillot","given":"David"},{"family":"Mouquet","given":"Nicolas"},{"family":"Schiffers","given":"Katja"},{"family":"Gravel","given":"Dominique"}],"issued":{"date-parts":[["2013",5,1]]}}},{"id":446,"uris":["http://zotero.org/users/520161/items/7FBEG27J"],"uri":["http://zotero.org/users/520161/items/7FBEG27J"],"itemData":{"id":446,"type":"article-journal","abstract":"The equilibrium theory of island biogeography is the basis for estimating extinction rates and a pillar of conservation science. The default strategy for conserving biodiversity is the designation of nature reserves, treated as islands in an inhospitable sea of human activity. Despite the profound influence of islands on conservation theory and practice, their mainland analogues, forest fragments in human-dominated landscapes, consistently defy expected biodiversity patterns based on island biogeography theory. Countryside biogeography is an alternative framework, which recognizes that the fate of the world/'s wildlife will be decided largely by the hospitality of agricultural or countryside ecosystems. Here we directly test these biogeographic theories by comparing a Neotropical countryside ecosystem with a nearby island ecosystem, and show that each supports similar bat biodiversity in fundamentally different ways. The island ecosystem conforms to island biogeographic predictions of bat species loss, in which the water matrix is not habitat. In contrast, the countryside ecosystem has high species richness and evenness across forest reserves and smaller forest fragments. Relative to forest reserves and fragments, deforested countryside habitat supports a less species-rich, yet equally even, bat assemblage. Moreover, the bat assemblage associated with deforested habitat is compositionally novel because of predictable changes in abundances by many species using human-made habitat. Finally, we perform a global meta-analysis of bat biogeographic studies, spanning more than 700 species. It generalizes our findings, showing that separate biogeographic theories for countryside and island ecosystems are necessary. A theory of countryside biogeography is essential to conservation strategy in the agricultural ecosystems that comprise roughly half of the global land surface and are likely to increase even further.","container-title":"Nature","DOI":"10.1038/nature13139","ISSN":"0028-0836","issue":"7499","journalAbbreviation":"Nature","language":"en","page":"213-217","source":"www.nature.com","title":"Predicting biodiversity change and averting collapse in agricultural landscapes","volume":"509","author":[{"family":"Mendenhall","given":"Chase D."},{"family":"Karp","given":"Daniel S."},{"family":"Meyer","given":"Christoph F. J."},{"family":"Hadly","given":"Elizabeth A."},{"family":"Daily","given":"Gretchen C."}],"issued":{"date-parts":[["2014",5,8]]}}}],"schema":"https://github.com/citation-style-language/schema/raw/master/csl-citation.json"} </w:instrText>
        </w:r>
      </w:ins>
      <w:del w:id="98" w:author="Ines Martins" w:date="2020-08-28T14:42:00Z">
        <w:r w:rsidR="008364F7" w:rsidDel="008364F7">
          <w:rPr>
            <w:rFonts w:cstheme="minorHAnsi"/>
            <w:color w:val="000000" w:themeColor="text1"/>
          </w:rPr>
          <w:delInstrText xml:space="preserve"> ADDIN ZOTERO_ITEM CSL_CITATION {"citationID":"a2q4tu4pltb","properties":{"formattedCitation":"\\uldash{(Mendenhall et al., 2014; Pereira &amp; Daily, 2006; Thuiller et al., 2013)}","plainCitation":"(Mendenhall et al., 2014; Pereira &amp; Daily, 2006; Thuiller et al., 2013)","noteIndex":0},"citationItems":[{"id":694,"uris":["http://zotero.org/users/520161/items/RTUXEEM9"],"uri":["http://zotero.org/users/520161/items/RTUXEEM9"],"itemData":{"id":694,"type":"article-journal","container-title":"Ecology","issue":"8","page":"1877–1885","source":"Google Scholar","title":"Modeling biodiversity dynamics in countryside landscapes","volume":"87","author":[{"family":"Pereira","given":"Henrique M."},{"family":"Daily","given":"Gretchen C."}],"issued":{"date-parts":[["2006"]]}}},{"id":1829,"uris":["http://zotero.org/users/520161/items/VAFTVQ24"],"uri":["http://zotero.org/users/520161/items/VAFTVQ24"],"itemData":{"id":1829,"type":"article-journal","abstract":"The demand for projections of the future distribution of biodiversity has triggered an upsurge in modelling at the crossroads between ecology and evolution. Despite the enthusiasm around these so-called biodiversity models, most approaches are still criticised for not integrating key processes known to shape species ranges and community structure. Developing an integrative modelling framework for biodiversity distribution promises to improve the reliability of predictions and to give a better understanding of the eco-evolutionary dynamics of species and communities under changing environments. In this article, we briefly review some eco-evolutionary processes and interplays among them, which are essential to provide reliable projections of species distributions and community structure. We identify gaps in theory, quantitative knowledge and data availability hampering the development of an integrated modelling framework. We argue that model development relying on a strong theoretical foundation is essential to inspire new models, manage complexity and maintain tractability. We support our argument with an example of a novel integrated model for species distribution modelling, derived from metapopulation theory, which accounts for abiotic constraints, dispersal, biotic interactions and evolution under changing environmental conditions. We hope such a perspective will motivate exciting and novel research, and challenge others to improve on our proposed approach.","container-title":"Ecology Letters","DOI":"10.1111/ele.12104","ISSN":"1461-0248","journalAbbreviation":"Ecol Lett","language":"en","page":"94-105","source":"Wiley Online Library","title":"A road map for integrating eco-evolutionary processes into biodiversity models","volume":"16","author":[{"family":"Thuiller","given":"Wilfried"},{"family":"Münkemüller","given":"Tamara"},{"family":"Lavergne","given":"Sébastien"},{"family":"Mouillot","given":"David"},{"family":"Mouquet","given":"Nicolas"},{"family":"Schiffers","given":"Katja"},{"family":"Gravel","given":"Dominique"}],"issued":{"date-parts":[["2013",5,1]]}}},{"id":446,"uris":["http://zotero.org/users/520161/items/7FBEG27J"],"uri":["http://zotero.org/users/520161/items/7FBEG27J"],"itemData":{"id":446,"type":"article-journal","abstract":"The equilibrium theory of island biogeography is the basis for estimating extinction rates and a pillar of conservation science. The default strategy for conserving biodiversity is the designation of nature reserves, treated as islands in an inhospitable sea of human activity. Despite the profound influence of islands on conservation theory and practice, their mainland analogues, forest fragments in human-dominated landscapes, consistently defy expected biodiversity patterns based on island biogeography theory. Countryside biogeography is an alternative framework, which recognizes that the fate of the world/'s wildlife will be decided largely by the hospitality of agricultural or countryside ecosystems. Here we directly test these biogeographic theories by comparing a Neotropical countryside ecosystem with a nearby island ecosystem, and show that each supports similar bat biodiversity in fundamentally different ways. The island ecosystem conforms to island biogeographic predictions of bat species loss, in which the water matrix is not habitat. In contrast, the countryside ecosystem has high species richness and evenness across forest reserves and smaller forest fragments. Relative to forest reserves and fragments, deforested countryside habitat supports a less species-rich, yet equally even, bat assemblage. Moreover, the bat assemblage associated with deforested habitat is compositionally novel because of predictable changes in abundances by many species using human-made habitat. Finally, we perform a global meta-analysis of bat biogeographic studies, spanning more than 700 species. It generalizes our findings, showing that separate biogeographic theories for countryside and island ecosystems are necessary. A theory of countryside biogeography is essential to conservation strategy in the agricultural ecosystems that comprise roughly half of the global land surface and are likely to increase even further.","container-title":"Nature","DOI":"10.1038/nature13139","ISSN":"0028-0836","issue":"7499","journalAbbreviation":"Nature","language":"en","page":"213-217","source":"www.nature.com","title":"Predicting biodiversity change and averting collapse in agricultural landscapes","volume":"509","author":[{"family":"Mendenhall","given":"Chase D."},{"family":"Karp","given":"Daniel S."},{"family":"Meyer","given":"Christoph F. J."},{"family":"Hadly","given":"Elizabeth A."},{"family":"Daily","given":"Gretchen C."}],"issued":{"date-parts":[["2014",5,8]]}}}],"schema":"https://github.com/citation-style-language/schema/raw/master/csl-citation.json"} </w:delInstrText>
        </w:r>
      </w:del>
      <w:r w:rsidR="00F944AF" w:rsidRPr="0094156A">
        <w:rPr>
          <w:rFonts w:cstheme="minorHAnsi"/>
          <w:color w:val="000000" w:themeColor="text1"/>
        </w:rPr>
        <w:fldChar w:fldCharType="separate"/>
      </w:r>
      <w:ins w:id="99" w:author="Ines Martins" w:date="2020-08-28T14:42:00Z">
        <w:r w:rsidR="008364F7" w:rsidRPr="008364F7">
          <w:rPr>
            <w:rFonts w:ascii="Calibri" w:hAnsi="Calibri" w:cs="Calibri"/>
            <w:rPrChange w:id="100" w:author="Ines Martins" w:date="2020-08-28T14:42:00Z">
              <w:rPr>
                <w:rFonts w:ascii="Times New Roman" w:hAnsi="Times New Roman" w:cs="Times New Roman"/>
              </w:rPr>
            </w:rPrChange>
          </w:rPr>
          <w:t>(Mendenhall et al., 2014; Henrique M. Pereira &amp; Daily, 2006; Thuiller et al., 2013)</w:t>
        </w:r>
      </w:ins>
      <w:del w:id="101" w:author="Ines Martins" w:date="2020-08-28T14:42:00Z">
        <w:r w:rsidR="008364F7" w:rsidRPr="008364F7" w:rsidDel="008364F7">
          <w:rPr>
            <w:rFonts w:ascii="Calibri" w:hAnsi="Calibri" w:cs="Calibri"/>
            <w:u w:val="dash"/>
          </w:rPr>
          <w:delText>(Mendenhall et al., 2014; Pereira &amp; Daily, 2006; Thuiller et al., 2013)</w:delText>
        </w:r>
      </w:del>
      <w:r w:rsidR="00F944AF" w:rsidRPr="0094156A">
        <w:rPr>
          <w:rFonts w:cstheme="minorHAnsi"/>
          <w:color w:val="000000" w:themeColor="text1"/>
        </w:rPr>
        <w:fldChar w:fldCharType="end"/>
      </w:r>
      <w:r w:rsidRPr="0094156A">
        <w:rPr>
          <w:rFonts w:cstheme="minorHAnsi"/>
          <w:color w:val="000000" w:themeColor="text1"/>
        </w:rPr>
        <w:t xml:space="preserve">. The countryside SAR model, unlike other SAR approaches, </w:t>
      </w:r>
      <w:r w:rsidRPr="0094156A">
        <w:rPr>
          <w:rFonts w:cs="Times New Roman"/>
        </w:rPr>
        <w:t>accounts for habitat preferences by different species when assessing and predicting biodiversity change across scales</w:t>
      </w:r>
      <w:r w:rsidR="00414232" w:rsidRPr="0094156A">
        <w:rPr>
          <w:rFonts w:cs="Times New Roman"/>
        </w:rPr>
        <w:t xml:space="preserve"> (but see </w:t>
      </w:r>
      <w:r w:rsidR="0094156A" w:rsidRPr="0094156A">
        <w:rPr>
          <w:rFonts w:cs="Times New Roman"/>
        </w:rPr>
        <w:fldChar w:fldCharType="begin"/>
      </w:r>
      <w:r w:rsidR="00DD5D72">
        <w:rPr>
          <w:rFonts w:cs="Times New Roman"/>
        </w:rPr>
        <w:instrText xml:space="preserve"> ADDIN ZOTERO_ITEM CSL_CITATION {"citationID":"kkFAPL2k","properties":{"formattedCitation":"(Frishkoff, Ke, Martins, Olimpi, &amp; Karp, 2019)","plainCitation":"(Frishkoff, Ke, Martins, Olimpi, &amp; Karp, 2019)","dontUpdate":true,"noteIndex":0},"citationItems":[{"id":3235,"uris":["http://zotero.org/users/520161/items/SWXH3VWQ"],"uri":["http://zotero.org/users/520161/items/SWXH3VWQ"],"itemData":{"id":3235,"type":"article-journal","abstract":"Purpose of ReviewCountryside biogeography seeks to explain the distribution of wildlife in human-dominated landscapes. We review the theoretical and empirical progress towards this goal, assessing what forces control the presence, abundance, and richness of species in anthropogenic and natural habitats, based on characteristics of the landscape and the species themselves.Recent FindingsRecent modifications of species-area relationships that incorporate multiple habitat types have improved understanding of species diversity in countryside landscapes. Attempts to understand why species affiliate with human-modified habitats have been met with only partial success. Though traits frequently explain associations with human-modified habitats within studies, explanatory traits are only rarely shared between studies, regions, or taxa. Nonetheless, greater attention to the regional and climatological context of countryside landscapes has uncovered that (i) species that associate with human-modified habitats within landscapes tend to occur primarily in warm and/or dry biomes at regional scales and (ii) species that rely exclusively on human-modified habitats in cool or wet regions may be restricted to natural habitats in warm or dry regions.SummaryThere remains a pressing need to determine how biodiversity can best be supported within landscapes to preserve nature and maximize ecosystem service benefits for humans. Future work in countryside biogeography must identify how land-use change interacts with other global stressors (e.g., climate change), determine how extinction debt and population sinks influence diversity, quantify the cascading effects of community changes on ecosystem services, and elucidate the evolutionary history and origins of species that today dwell in the countryside.","container-title":"Current Landscape Ecology Reports","DOI":"10.1007/s40823-019-00037-5","ISSN":"2364-494X","issue":"2","journalAbbreviation":"Curr Landscape Ecol Rep","language":"en","page":"15-30","source":"Springer Link","title":"Countryside Biogeography: the Controls of Species Distributions in Human-Dominated Landscapes","title-short":"Countryside Biogeography","volume":"4","author":[{"family":"Frishkoff","given":"Luke Owen"},{"family":"Ke","given":"Alison"},{"family":"Martins","given":"Inês Santos"},{"family":"Olimpi","given":"Elissa M."},{"family":"Karp","given":"Daniel Sol"}],"issued":{"date-parts":[["2019",6,1]]}}}],"schema":"https://github.com/citation-style-language/schema/raw/master/csl-citation.json"} </w:instrText>
      </w:r>
      <w:r w:rsidR="0094156A" w:rsidRPr="0094156A">
        <w:rPr>
          <w:rFonts w:cs="Times New Roman"/>
        </w:rPr>
        <w:fldChar w:fldCharType="separate"/>
      </w:r>
      <w:r w:rsidR="0094156A" w:rsidRPr="0094156A">
        <w:rPr>
          <w:rFonts w:cs="Times New Roman"/>
          <w:noProof/>
        </w:rPr>
        <w:t>Frishkoff, Ke, Martins, Olimpi, &amp; Karp, 2019)</w:t>
      </w:r>
      <w:r w:rsidR="0094156A" w:rsidRPr="0094156A">
        <w:rPr>
          <w:rFonts w:cs="Times New Roman"/>
        </w:rPr>
        <w:fldChar w:fldCharType="end"/>
      </w:r>
      <w:r w:rsidRPr="0094156A">
        <w:rPr>
          <w:rFonts w:cs="Times New Roman"/>
        </w:rPr>
        <w:t xml:space="preserve">, and has proven to outperform traditional SAR approaches when describing the number of species in human-modified landscapes </w:t>
      </w:r>
      <w:r w:rsidRPr="0094156A">
        <w:rPr>
          <w:rFonts w:cs="Times New Roman"/>
        </w:rPr>
        <w:fldChar w:fldCharType="begin"/>
      </w:r>
      <w:r w:rsidR="00DD5D72">
        <w:rPr>
          <w:rFonts w:cs="Times New Roman"/>
        </w:rPr>
        <w:instrText xml:space="preserve"> ADDIN ZOTERO_ITEM CSL_CITATION {"citationID":"4fGNllpH","properties":{"unsorted":true,"formattedCitation":"\\uldash{(Proen\\uc0\\u231{}a &amp; Pereira, 2013; Martins, Proen\\uc0\\u231{}a, &amp; Pereira, 2014)}","plainCitation":"(Proença &amp; Pereira, 2013; Martins, Proença, &amp; Pereira, 2014)","dontUpdate":true,"noteIndex":0},"citationItems":[{"id":455,"uris":["http://zotero.org/users/520161/items/88FI96RV"],"uri":["http://zotero.org/users/520161/items/88FI96RV"],"itemData":{"id":455,"type":"article-journal","abstract":"Species–area relationships (SARs) are a common tool to assess the impacts of habitat loss on species diversity. Species–area models that include habitat effects may better describe biodiversity patterns; also the shape of the SAR may be best described by other models than the classical power model. We compared the fit of 24 SAR models, i.e. eight basic models using three approaches: (i) single-habitat models, (ii) multi-habitat models which account for the effect of the habitat composition on total species diversity (= choros models) and (iii) multi-habitat models which also account for the differential use of habitats by different species groups (= countryside models). We use plant diversity data from a multi-habitat landscape in NW Portugal. Countryside models had the best fit both when predicting species–area patterns of species groups and of total species richness. Overall, choros models had a better fit than single-habitat models. We also tested the application of multi-habitat models to land-use change scenarios. Estimates of species richness using the choros model only depended on the number of habitats in the landscape. In contrast, for the countryside model, estimates of species richness varied continuously with the relative proportion of the different habitat types in the landscape, and projections suggest that land-use change impacts may be moderated by a species’ ability to use multiple habitats in the landscape. We argue that the countryside SAR is a better model to assess the impacts of land-use changes than the single-habitat SAR or the choros model, as species often face habitat change instead of real habitat loss, and species response to change is contingent on their differential use of habitats in the landscape.","container-title":"Basic and Applied Ecology","DOI":"10.1016/j.baae.2012.10.010","ISSN":"1439-1791","issue":"2","journalAbbreviation":"Basic and Applied Ecology","page":"102-114","source":"ScienceDirect","title":"Species–area models to assess biodiversity change in multi-habitat landscapes: The importance of species habitat affinity","title-short":"Species–area models to assess biodiversity change in multi-habitat landscapes","volume":"14","author":[{"family":"Proença","given":"Vânia"},{"family":"Pereira","given":"Henrique Miguel"}],"issued":{"date-parts":[["2013"]]}}},{"id":410,"uris":["http://zotero.org/users/520161/items/52K4TBBS"],"uri":["http://zotero.org/users/520161/items/52K4TBBS"],"itemData":{"id":410,"type":"article-journal","abstract":"Although land use change is a key driver of biodiversity change, related variables such as habitat area and habitat heterogeneity are seldom considered in modeling approaches at larger extents. To address this knowledge gap we tested the contribution of land use related variables to models describing richness patterns of amphibians, reptiles and passerines in the Iberian Peninsula. We analyzed the relationship between species richness and habitat heterogeneity at two spatial resolutions (i.e., 10 km × 10 km and 50 km × 50 km). Using both ordinary least square and simultaneous autoregressive models, we assessed the relative importance of land use variables, climate variables and topographic variables. We also compare the species–area relationship with a multi-habitat model, the countryside species–area relationship, to assess the role of the area of different types of habitats on species diversity across scales. The association between habitat heterogeneity and species richness varied with the taxa and spatial resolution. A positive relationship was detected for all taxa at a grain size of 10 km × 10 km, but only passerines responded at a grain size of 50 km × 50 km. Species richness patterns were well described by abiotic predictors, but habitat predictors also explained a considerable portion of the variation. Moreover, species richness patterns were better described by a multi-habitat species-area model, incorporating land use variables, than by the classic power model, which only includes area as the single explanatory variable. Our results suggest that the role of land use in shaping species richness patterns goes beyond the local scale and persists at larger spatial scales. These findings call for the need of integrating land use variables in models designed to assess species richness response to large scale environmental changes.","container-title":"Acta Oecologica","DOI":"10.1016/j.actao.2014.10.005","ISSN":"1146-609X","journalAbbreviation":"Acta Oecologica","page":"41-50","source":"ScienceDirect","title":"The unusual suspect: Land use is a key predictor of biodiversity patterns in the Iberian Peninsula","title-short":"The unusual suspect","volume":"61","author":[{"family":"Martins","given":"Inês Santos"},{"family":"Proença","given":"Vânia"},{"family":"Pereira","given":"Henrique Miguel"}],"issued":{"date-parts":[["2014",11]]}}}],"schema":"https://github.com/citation-style-language/schema/raw/master/csl-citation.json"} </w:instrText>
      </w:r>
      <w:r w:rsidRPr="0094156A">
        <w:rPr>
          <w:rFonts w:cs="Times New Roman"/>
        </w:rPr>
        <w:fldChar w:fldCharType="separate"/>
      </w:r>
      <w:r w:rsidRPr="0094156A">
        <w:rPr>
          <w:rFonts w:ascii="Calibri" w:cs="Calibri"/>
        </w:rPr>
        <w:t>(e.g., Proença &amp; Pereira, 2013; Martins, Proença, &amp; Pereira, 2014)</w:t>
      </w:r>
      <w:r w:rsidRPr="0094156A">
        <w:rPr>
          <w:rFonts w:cs="Times New Roman"/>
        </w:rPr>
        <w:fldChar w:fldCharType="end"/>
      </w:r>
      <w:r w:rsidRPr="0094156A">
        <w:rPr>
          <w:rFonts w:cs="Times New Roman"/>
        </w:rPr>
        <w:t>.</w:t>
      </w:r>
    </w:p>
    <w:p w14:paraId="3C1A1DE4" w14:textId="1BDC0635" w:rsidR="00155995" w:rsidRDefault="00337FB3" w:rsidP="00F944AF">
      <w:pPr>
        <w:spacing w:line="360" w:lineRule="auto"/>
        <w:ind w:firstLine="567"/>
        <w:jc w:val="both"/>
        <w:rPr>
          <w:rFonts w:cstheme="minorHAnsi"/>
          <w:color w:val="000000" w:themeColor="text1"/>
        </w:rPr>
      </w:pPr>
      <w:r>
        <w:rPr>
          <w:rFonts w:cstheme="minorHAnsi"/>
          <w:color w:val="000000" w:themeColor="text1"/>
        </w:rPr>
        <w:t>In</w:t>
      </w:r>
      <w:r w:rsidR="00A77CDF">
        <w:rPr>
          <w:rFonts w:cstheme="minorHAnsi"/>
          <w:color w:val="000000" w:themeColor="text1"/>
        </w:rPr>
        <w:t xml:space="preserve"> previous </w:t>
      </w:r>
      <w:r>
        <w:rPr>
          <w:rFonts w:cstheme="minorHAnsi"/>
          <w:color w:val="000000" w:themeColor="text1"/>
        </w:rPr>
        <w:t>approaches,</w:t>
      </w:r>
      <w:r w:rsidR="00A77CDF">
        <w:rPr>
          <w:rFonts w:cstheme="minorHAnsi"/>
          <w:color w:val="000000" w:themeColor="text1"/>
        </w:rPr>
        <w:t xml:space="preserve"> </w:t>
      </w:r>
      <w:r w:rsidR="00D5576F">
        <w:rPr>
          <w:rFonts w:cstheme="minorHAnsi"/>
          <w:color w:val="000000" w:themeColor="text1"/>
        </w:rPr>
        <w:t>t</w:t>
      </w:r>
      <w:r w:rsidR="0035144F" w:rsidRPr="0094156A">
        <w:rPr>
          <w:rFonts w:cstheme="minorHAnsi"/>
          <w:color w:val="000000" w:themeColor="text1"/>
        </w:rPr>
        <w:t xml:space="preserve">he </w:t>
      </w:r>
      <w:r w:rsidR="00155995" w:rsidRPr="0094156A">
        <w:rPr>
          <w:rFonts w:cstheme="minorHAnsi"/>
          <w:color w:val="000000" w:themeColor="text1"/>
        </w:rPr>
        <w:t>countryside SAR</w:t>
      </w:r>
      <w:r w:rsidR="0035144F">
        <w:rPr>
          <w:rFonts w:cstheme="minorHAnsi"/>
          <w:color w:val="000000" w:themeColor="text1"/>
        </w:rPr>
        <w:t xml:space="preserve"> has been used to</w:t>
      </w:r>
      <w:r w:rsidR="00155995" w:rsidRPr="0094156A">
        <w:rPr>
          <w:rFonts w:cstheme="minorHAnsi"/>
          <w:color w:val="000000" w:themeColor="text1"/>
        </w:rPr>
        <w:t xml:space="preserve"> </w:t>
      </w:r>
      <w:r w:rsidR="0035144F" w:rsidRPr="0094156A">
        <w:rPr>
          <w:rFonts w:cstheme="minorHAnsi"/>
          <w:color w:val="000000" w:themeColor="text1"/>
        </w:rPr>
        <w:t>incorporat</w:t>
      </w:r>
      <w:r w:rsidR="0035144F">
        <w:rPr>
          <w:rFonts w:cstheme="minorHAnsi"/>
          <w:color w:val="000000" w:themeColor="text1"/>
        </w:rPr>
        <w:t>e</w:t>
      </w:r>
      <w:r w:rsidR="0035144F" w:rsidRPr="00155995">
        <w:rPr>
          <w:rFonts w:cstheme="minorHAnsi"/>
          <w:color w:val="000000" w:themeColor="text1"/>
        </w:rPr>
        <w:t xml:space="preserve"> the extent and quality of both native and human-modified habitats as perceived by different taxon</w:t>
      </w:r>
      <w:r>
        <w:rPr>
          <w:rFonts w:cstheme="minorHAnsi"/>
          <w:color w:val="000000" w:themeColor="text1"/>
        </w:rPr>
        <w:t xml:space="preserve"> </w:t>
      </w:r>
      <w:r w:rsidR="00155995" w:rsidRPr="0094156A">
        <w:rPr>
          <w:rFonts w:cstheme="minorHAnsi"/>
          <w:color w:val="000000" w:themeColor="text1"/>
        </w:rPr>
        <w:fldChar w:fldCharType="begin"/>
      </w:r>
      <w:r w:rsidR="00DD5D72">
        <w:rPr>
          <w:rFonts w:cstheme="minorHAnsi"/>
          <w:color w:val="000000" w:themeColor="text1"/>
        </w:rPr>
        <w:instrText xml:space="preserve"> ADDIN ZOTERO_ITEM CSL_CITATION {"citationID":"aRliwnyL","properties":{"formattedCitation":"\\uldash{(Chaudhary &amp; Mooers, 2017; Gerstner et al., 2017)}","plainCitation":"(Chaudhary &amp; Mooers, 2017; Gerstner et al., 2017)","dontUpdate":true,"noteIndex":0},"citationItems":[{"id":1977,"uris":["http://zotero.org/users/520161/items/KQ6QH9FX"],"uri":["http://zotero.org/users/520161/items/KQ6QH9FX"],"itemData":{"id":1977,"type":"article-journal","abstract":"Efficient forward-looking mitigation measures are needed to halt the global biodiversity decline. These require spatially explicit scenarios of expected changes in multiple indicators of biodiversity under future socio-economic and environmental conditions. Here we link five future (2050 and 2100) global gridded maps (0.25 by 0.25 degree resolution) available from the land use harmonization (LUH) database that represent alternative representative concentration and shared socio-economic pathways (RCP-SSP) with the countryside species-area relationship model to project the future land use change driven rates of species extinctions and phylogenetic diversity loss (in million years) for mammals, birds and amphibians in each of the 804 terrestrial ecoregions and 176 countries and compare them to the current (1900-2015) and past (850-1900) rates of biodiversity loss. Future land-use changes are projected to commit an additional 209-818 endemic species and 1190-4402 million years of evolutionary history to extinction by 2100 depending upon the scenario, equivalent to 20-80% of the number committed to extinction under current (2015) land use extent. Results show that hotspots of future biodiversity loss differ depending upon the scenario, taxon and metric considered. The most aggressive climate mitigation scenario (RCP2.6 SSP-1), representing a world shifting towards a radically more sustainable path including increasing crop yields, reduced meat production and reduced tropical deforestation coupled with high trade, projects the lowest land use change driven global biodiversity loss followed by RCP8.5 SSP-5, RCP6.0 SSP-4 and RCP7.0 SSP-3. Interestingly, the scenario with the second most aggressive climate target (RCP3.4 SSP-4) projected the highest biodiversity loss among the five scenarios tested. This is because it represents a world with continued high consumption in rich countries and increased land clearing for crop production in species rich, low-income countries such as Indonesia, Madagascar, Tanzania, Philippines and DR Congo. These contrasting results illustrate that the strategies to prevent climate change could simultaneously contribute to reduction in current high rates of biodiversity loss, but only if habitat preservation is incorporated into national and global sustainable development plans.","container-title":"bioRxiv","DOI":"10.1101/235705","language":"en","page":"235705","source":"www.biorxiv.org","title":"Biodiversity loss under future global socio-economic and climate scenarios","author":[{"family":"Chaudhary","given":"Abhishek"},{"family":"Mooers","given":"Arne O."}],"issued":{"date-parts":[["2017",12,18]]}}},{"id":330,"uris":["http://zotero.org/users/520161/items/V5CKNPXS"],"uri":["http://zotero.org/users/520161/items/V5CKNPXS"],"itemData":{"id":330,"type":"article-journal","abstract":"Aim\n\nLand-use change is considered a major threat to biodiversity. Species–area relationships (SARs), which are often used to assess biodiversity changes, assume that land use leads to the loss of natural habitats. Yet, in regions with long land-use histories, such as Europe, many species have persisted in, or even depend on, landscapes heavily influenced by land use (i.e., countryside landscapes). Here, we develop a SAR model that considers the conservation value of such landscapes, and we assess how land use affects plant-species richness at broad spatial scales.\n\n\nLocation\n\nCountries in the European Union (EU-27).\n\n\nMethods\n\nWe first predicted species richness at a 50 × 50 km resolution using a biome-specific SAR and used these predictions as a baseline estimate for (semi-)natural vegetation. Then, we parameterized a countryside SAR (sensu Pereira &amp; Daily, 2006) with habitat affinities derived from a meta-analysis. We estimated changes in species richness as the difference in predictions between the two SAR models.\n\n\nResults\n\nAt a 50 × 50 km resolution, predicted species richness has increased by up to 184 species due to land use in 73% of all cells across Europe compared to the (semi-)natural baseline. However, our model also highlights regions with dramatic species losses (in 25% of cells, losses of up to 900 species) due to an unfavourable combination of land-use changes. Averaged across all cells, we predict a loss of 26 plant species (SD = 119, median = 49).\n\n\nMain conclusions\n\nAdopting the countryside SAR model to broader spatial scales overcomes the unrealistic assumptions of previous approaches about generally negative effects of land use. Our approach predicts how local-scale land-use effects translate to biodiversity changes at broader geographic scales. Thus, it allows land-use scenarios being studied in relation to their trade-offs with biodiversity and can be used to target conservation efforts across large areas.","container-title":"Diversity and Distributions","DOI":"10.1111/ddi.12608","ISSN":"1472-4642","issue":"10","journalAbbreviation":"Divers Distrib","language":"en","page":"1193-1203","source":"Wiley Online Library","title":"Assessing land-use effects on European plant diversity using a biome-specific countryside species–area model","volume":"23","author":[{"family":"Gerstner","given":"Katharina"},{"family":"Levers","given":"Christian"},{"family":"Kuemmerle","given":"Tobias"},{"family":"Václavík","given":"Tomáš"},{"family":"Pereira","given":"Henrique M."},{"family":"Seppelt","given":"Ralf"}],"issued":{"date-parts":[["2017",10,1]]}}}],"schema":"https://github.com/citation-style-language/schema/raw/master/csl-citation.json"} </w:instrText>
      </w:r>
      <w:r w:rsidR="00155995" w:rsidRPr="0094156A">
        <w:rPr>
          <w:rFonts w:cstheme="minorHAnsi"/>
          <w:color w:val="000000" w:themeColor="text1"/>
        </w:rPr>
        <w:fldChar w:fldCharType="separate"/>
      </w:r>
      <w:r w:rsidR="00155995" w:rsidRPr="0094156A">
        <w:rPr>
          <w:rFonts w:ascii="Calibri" w:cs="Calibri"/>
          <w:color w:val="000000"/>
        </w:rPr>
        <w:t>(Chaudhary &amp; Mooers, 2017; Gerstner et al., 2017, Marques et al., 2019)</w:t>
      </w:r>
      <w:r w:rsidR="00155995" w:rsidRPr="0094156A">
        <w:rPr>
          <w:rFonts w:cstheme="minorHAnsi"/>
          <w:color w:val="000000" w:themeColor="text1"/>
        </w:rPr>
        <w:fldChar w:fldCharType="end"/>
      </w:r>
      <w:r>
        <w:rPr>
          <w:rFonts w:cstheme="minorHAnsi"/>
          <w:color w:val="000000" w:themeColor="text1"/>
        </w:rPr>
        <w:t xml:space="preserve">. In this study, </w:t>
      </w:r>
      <w:r w:rsidR="00ED2F9A">
        <w:rPr>
          <w:rFonts w:cstheme="minorHAnsi"/>
          <w:color w:val="000000" w:themeColor="text1"/>
        </w:rPr>
        <w:t xml:space="preserve">we also </w:t>
      </w:r>
      <w:r w:rsidR="00155995" w:rsidRPr="00155995">
        <w:rPr>
          <w:rFonts w:cstheme="minorHAnsi"/>
          <w:color w:val="000000" w:themeColor="text1"/>
        </w:rPr>
        <w:t>consider that species response to land use change may vary considerably between and within species functional groups</w:t>
      </w:r>
      <w:r w:rsidR="00ED2F9A">
        <w:rPr>
          <w:rFonts w:cstheme="minorHAnsi"/>
          <w:color w:val="000000" w:themeColor="text1"/>
        </w:rPr>
        <w:t>,</w:t>
      </w:r>
      <w:r w:rsidR="00155995" w:rsidRPr="00155995">
        <w:rPr>
          <w:rFonts w:cstheme="minorHAnsi"/>
          <w:color w:val="000000" w:themeColor="text1"/>
        </w:rPr>
        <w:t xml:space="preserve"> depending on whether the change in </w:t>
      </w:r>
      <w:r w:rsidR="00617469">
        <w:rPr>
          <w:rFonts w:cstheme="minorHAnsi"/>
          <w:color w:val="000000" w:themeColor="text1"/>
        </w:rPr>
        <w:t xml:space="preserve">the </w:t>
      </w:r>
      <w:r w:rsidR="00155995" w:rsidRPr="00155995">
        <w:rPr>
          <w:rFonts w:cstheme="minorHAnsi"/>
          <w:color w:val="000000" w:themeColor="text1"/>
        </w:rPr>
        <w:t>habitat actually</w:t>
      </w:r>
      <w:r>
        <w:rPr>
          <w:rFonts w:cstheme="minorHAnsi"/>
          <w:color w:val="000000" w:themeColor="text1"/>
        </w:rPr>
        <w:t xml:space="preserve"> </w:t>
      </w:r>
      <w:r w:rsidR="00155995" w:rsidRPr="00155995">
        <w:rPr>
          <w:rFonts w:cstheme="minorHAnsi"/>
          <w:color w:val="000000" w:themeColor="text1"/>
        </w:rPr>
        <w:t xml:space="preserve">affects the ability of a specific species group to persist in the </w:t>
      </w:r>
      <w:r>
        <w:rPr>
          <w:rFonts w:cstheme="minorHAnsi"/>
          <w:color w:val="000000" w:themeColor="text1"/>
        </w:rPr>
        <w:t xml:space="preserve">human-modified </w:t>
      </w:r>
      <w:r w:rsidR="00155995" w:rsidRPr="00155995">
        <w:rPr>
          <w:rFonts w:cstheme="minorHAnsi"/>
          <w:color w:val="000000" w:themeColor="text1"/>
        </w:rPr>
        <w:t>landscape.</w:t>
      </w:r>
      <w:r w:rsidR="00A600BE">
        <w:rPr>
          <w:rFonts w:cstheme="minorHAnsi"/>
          <w:color w:val="000000" w:themeColor="text1"/>
        </w:rPr>
        <w:t xml:space="preserve"> </w:t>
      </w:r>
      <w:r w:rsidR="00155995" w:rsidRPr="00155995">
        <w:rPr>
          <w:rFonts w:cstheme="minorHAnsi"/>
          <w:color w:val="000000" w:themeColor="text1"/>
        </w:rPr>
        <w:t xml:space="preserve">As such, the proportion </w:t>
      </w:r>
      <w:r w:rsidR="00ED2F9A">
        <w:rPr>
          <w:rFonts w:cstheme="minorHAnsi"/>
          <w:color w:val="000000" w:themeColor="text1"/>
        </w:rPr>
        <w:t>o</w:t>
      </w:r>
      <w:r w:rsidR="00155995" w:rsidRPr="00155995">
        <w:rPr>
          <w:rFonts w:cstheme="minorHAnsi"/>
          <w:color w:val="000000" w:themeColor="text1"/>
        </w:rPr>
        <w:t xml:space="preserve">f species </w:t>
      </w:r>
      <w:r w:rsidR="00327AE8">
        <w:rPr>
          <w:rFonts w:cstheme="minorHAnsi"/>
          <w:color w:val="000000" w:themeColor="text1"/>
        </w:rPr>
        <w:t xml:space="preserve">of a particular species group </w:t>
      </w:r>
      <w:r w:rsidR="00155995" w:rsidRPr="00155995">
        <w:rPr>
          <w:rFonts w:cstheme="minorHAnsi"/>
          <w:color w:val="000000" w:themeColor="text1"/>
        </w:rPr>
        <w:t>remaining in the</w:t>
      </w:r>
      <w:r>
        <w:rPr>
          <w:rFonts w:cstheme="minorHAnsi"/>
          <w:color w:val="000000" w:themeColor="text1"/>
        </w:rPr>
        <w:t xml:space="preserve"> human-modified</w:t>
      </w:r>
      <w:r w:rsidR="00155995" w:rsidRPr="00155995">
        <w:rPr>
          <w:rFonts w:cstheme="minorHAnsi"/>
          <w:color w:val="000000" w:themeColor="text1"/>
        </w:rPr>
        <w:t xml:space="preserve"> landscape will depend on the level of affinity of the species group to</w:t>
      </w:r>
      <w:r>
        <w:rPr>
          <w:rFonts w:cstheme="minorHAnsi"/>
          <w:color w:val="000000" w:themeColor="text1"/>
        </w:rPr>
        <w:t xml:space="preserve"> the different</w:t>
      </w:r>
      <w:r w:rsidR="00327AE8">
        <w:rPr>
          <w:rFonts w:cstheme="minorHAnsi"/>
          <w:color w:val="000000" w:themeColor="text1"/>
        </w:rPr>
        <w:t xml:space="preserve"> </w:t>
      </w:r>
      <w:r w:rsidR="00155995" w:rsidRPr="00155995">
        <w:rPr>
          <w:rFonts w:cstheme="minorHAnsi"/>
          <w:color w:val="000000" w:themeColor="text1"/>
        </w:rPr>
        <w:t xml:space="preserve">human-modified habitats. By accounting for </w:t>
      </w:r>
      <w:r w:rsidR="00327AE8">
        <w:rPr>
          <w:rFonts w:cstheme="minorHAnsi"/>
          <w:color w:val="000000" w:themeColor="text1"/>
        </w:rPr>
        <w:t xml:space="preserve">such affinities, </w:t>
      </w:r>
      <w:r w:rsidR="00155995" w:rsidRPr="00155995">
        <w:rPr>
          <w:rFonts w:cstheme="minorHAnsi"/>
          <w:color w:val="000000" w:themeColor="text1"/>
        </w:rPr>
        <w:t xml:space="preserve">our </w:t>
      </w:r>
      <w:r w:rsidR="002A30FF">
        <w:rPr>
          <w:rFonts w:cstheme="minorHAnsi"/>
          <w:color w:val="000000" w:themeColor="text1"/>
        </w:rPr>
        <w:t xml:space="preserve">modelling </w:t>
      </w:r>
      <w:r w:rsidR="00155995" w:rsidRPr="00155995">
        <w:rPr>
          <w:rFonts w:cstheme="minorHAnsi"/>
          <w:color w:val="000000" w:themeColor="text1"/>
        </w:rPr>
        <w:t xml:space="preserve">approach allows for </w:t>
      </w:r>
      <w:r w:rsidR="00327AE8">
        <w:rPr>
          <w:rFonts w:cstheme="minorHAnsi"/>
          <w:color w:val="000000" w:themeColor="text1"/>
        </w:rPr>
        <w:t>a more accurate quantification of diversity change, as well as the</w:t>
      </w:r>
      <w:r w:rsidR="00ED2F9A">
        <w:rPr>
          <w:rFonts w:cstheme="minorHAnsi"/>
          <w:color w:val="000000" w:themeColor="text1"/>
        </w:rPr>
        <w:t xml:space="preserve"> </w:t>
      </w:r>
      <w:r w:rsidR="00155995" w:rsidRPr="00155995">
        <w:rPr>
          <w:rFonts w:cstheme="minorHAnsi"/>
          <w:color w:val="000000" w:themeColor="text1"/>
        </w:rPr>
        <w:t>detection</w:t>
      </w:r>
      <w:r w:rsidR="00327AE8">
        <w:rPr>
          <w:rFonts w:cstheme="minorHAnsi"/>
          <w:color w:val="000000" w:themeColor="text1"/>
        </w:rPr>
        <w:t xml:space="preserve"> of </w:t>
      </w:r>
      <w:commentRangeStart w:id="102"/>
      <w:commentRangeStart w:id="103"/>
      <w:r w:rsidR="00155995" w:rsidRPr="00155995">
        <w:rPr>
          <w:rFonts w:cstheme="minorHAnsi"/>
          <w:color w:val="000000" w:themeColor="text1"/>
        </w:rPr>
        <w:t xml:space="preserve">community </w:t>
      </w:r>
      <w:commentRangeStart w:id="104"/>
      <w:r w:rsidR="00195ED7">
        <w:rPr>
          <w:rFonts w:cstheme="minorHAnsi"/>
          <w:color w:val="000000" w:themeColor="text1"/>
        </w:rPr>
        <w:t>change</w:t>
      </w:r>
      <w:commentRangeEnd w:id="102"/>
      <w:r w:rsidR="00ED2F9A">
        <w:rPr>
          <w:rStyle w:val="CommentReference"/>
        </w:rPr>
        <w:commentReference w:id="102"/>
      </w:r>
      <w:commentRangeEnd w:id="103"/>
      <w:r w:rsidR="00AA08D4">
        <w:rPr>
          <w:rStyle w:val="CommentReference"/>
        </w:rPr>
        <w:commentReference w:id="103"/>
      </w:r>
      <w:r w:rsidR="00327AE8">
        <w:rPr>
          <w:rFonts w:cstheme="minorHAnsi"/>
          <w:color w:val="000000" w:themeColor="text1"/>
        </w:rPr>
        <w:t xml:space="preserve">, </w:t>
      </w:r>
      <w:r w:rsidR="00195ED7">
        <w:rPr>
          <w:rFonts w:cstheme="minorHAnsi"/>
          <w:color w:val="000000" w:themeColor="text1"/>
        </w:rPr>
        <w:t>due</w:t>
      </w:r>
      <w:r w:rsidR="00195ED7" w:rsidRPr="00155995">
        <w:rPr>
          <w:rFonts w:cstheme="minorHAnsi"/>
          <w:color w:val="000000" w:themeColor="text1"/>
        </w:rPr>
        <w:t xml:space="preserve"> </w:t>
      </w:r>
      <w:r w:rsidR="00155995" w:rsidRPr="00155995">
        <w:rPr>
          <w:rFonts w:cstheme="minorHAnsi"/>
          <w:color w:val="000000" w:themeColor="text1"/>
        </w:rPr>
        <w:t>to land use change</w:t>
      </w:r>
      <w:commentRangeEnd w:id="104"/>
      <w:r w:rsidR="00155995" w:rsidRPr="00155995">
        <w:rPr>
          <w:sz w:val="18"/>
          <w:szCs w:val="18"/>
          <w:lang w:val="de-DE"/>
        </w:rPr>
        <w:commentReference w:id="104"/>
      </w:r>
      <w:r w:rsidR="00155995" w:rsidRPr="00155995">
        <w:rPr>
          <w:rFonts w:cstheme="minorHAnsi"/>
          <w:color w:val="000000" w:themeColor="text1"/>
        </w:rPr>
        <w:t xml:space="preserve">. </w:t>
      </w:r>
      <w:r w:rsidR="00E82228">
        <w:rPr>
          <w:rFonts w:cstheme="minorHAnsi"/>
          <w:color w:val="000000" w:themeColor="text1"/>
        </w:rPr>
        <w:t xml:space="preserve">This is particularly relevant as </w:t>
      </w:r>
      <w:r w:rsidR="00171660">
        <w:rPr>
          <w:rFonts w:cstheme="minorHAnsi"/>
          <w:color w:val="000000" w:themeColor="text1"/>
        </w:rPr>
        <w:t xml:space="preserve">recent evidence </w:t>
      </w:r>
      <w:r w:rsidR="00171660" w:rsidRPr="00E82228">
        <w:rPr>
          <w:rFonts w:cstheme="minorHAnsi"/>
          <w:color w:val="000000" w:themeColor="text1"/>
        </w:rPr>
        <w:t xml:space="preserve">across biomes and taxonomic groups has revealed variable spatial patterns of </w:t>
      </w:r>
      <w:commentRangeStart w:id="105"/>
      <w:r w:rsidR="00171660" w:rsidRPr="00E82228">
        <w:rPr>
          <w:rFonts w:cstheme="minorHAnsi"/>
          <w:color w:val="000000" w:themeColor="text1"/>
        </w:rPr>
        <w:t>increases and decreases</w:t>
      </w:r>
      <w:commentRangeEnd w:id="105"/>
      <w:r w:rsidR="00ED2F9A">
        <w:rPr>
          <w:rStyle w:val="CommentReference"/>
        </w:rPr>
        <w:commentReference w:id="105"/>
      </w:r>
      <w:r w:rsidR="00AA08D4">
        <w:rPr>
          <w:rFonts w:cstheme="minorHAnsi"/>
          <w:color w:val="000000" w:themeColor="text1"/>
        </w:rPr>
        <w:t xml:space="preserve"> in </w:t>
      </w:r>
      <w:r w:rsidR="00587B70">
        <w:rPr>
          <w:rFonts w:cstheme="minorHAnsi"/>
          <w:color w:val="000000" w:themeColor="text1"/>
        </w:rPr>
        <w:t>local communities diversity</w:t>
      </w:r>
      <w:r w:rsidR="00171660" w:rsidRPr="00E82228">
        <w:rPr>
          <w:rFonts w:cstheme="minorHAnsi"/>
          <w:color w:val="000000" w:themeColor="text1"/>
        </w:rPr>
        <w:t xml:space="preserve">, </w:t>
      </w:r>
      <w:r w:rsidR="0041662F">
        <w:rPr>
          <w:rFonts w:cstheme="minorHAnsi"/>
          <w:color w:val="000000" w:themeColor="text1"/>
        </w:rPr>
        <w:t>with no general shift in</w:t>
      </w:r>
      <w:r w:rsidR="000458F2">
        <w:rPr>
          <w:rFonts w:cstheme="minorHAnsi"/>
          <w:color w:val="000000" w:themeColor="text1"/>
        </w:rPr>
        <w:t xml:space="preserve"> species richness</w:t>
      </w:r>
      <w:r w:rsidR="0041662F">
        <w:rPr>
          <w:rFonts w:cstheme="minorHAnsi"/>
          <w:color w:val="000000" w:themeColor="text1"/>
        </w:rPr>
        <w:t xml:space="preserve"> </w:t>
      </w:r>
      <w:r w:rsidR="00914A5E">
        <w:rPr>
          <w:rFonts w:cstheme="minorHAnsi"/>
          <w:color w:val="000000" w:themeColor="text1"/>
        </w:rPr>
        <w:t>through time</w:t>
      </w:r>
      <w:r w:rsidR="0041662F">
        <w:rPr>
          <w:rFonts w:cstheme="minorHAnsi"/>
          <w:color w:val="000000" w:themeColor="text1"/>
        </w:rPr>
        <w:t>.</w:t>
      </w:r>
      <w:r w:rsidR="00171660" w:rsidRPr="00C93EC9">
        <w:rPr>
          <w:rFonts w:cstheme="minorHAnsi"/>
          <w:color w:val="000000" w:themeColor="text1"/>
        </w:rPr>
        <w:fldChar w:fldCharType="begin"/>
      </w:r>
      <w:r w:rsidR="00DD5D72">
        <w:rPr>
          <w:rFonts w:cstheme="minorHAnsi"/>
          <w:color w:val="000000" w:themeColor="text1"/>
        </w:rPr>
        <w:instrText xml:space="preserve"> ADDIN ZOTERO_ITEM CSL_CITATION {"citationID":"ohYij8xI","properties":{"unsorted":true,"formattedCitation":"(Vellend et al., 2013; Dornelas et al., 2014; Blowes et al., 2018)","plainCitation":"(Vellend et al., 2013; Dornelas et al., 2014; Blowes et al., 2018)","dontUpdate":true,"noteIndex":0},"citationItems":[{"id":585,"uris":["http://zotero.org/users/520161/items/H42NWFQP"],"uri":["http://zotero.org/users/520161/items/H42NWFQP"],"itemData":{"id":585,"type":"article-journal","container-title":"Proceedings of the National Academy of Sciences","DOI":"10.1073/pnas.1312779110","ISSN":"0027-8424, 1091-6490","issue":"48","language":"en","page":"19456-19459","source":"CrossRef","title":"Global meta-analysis reveals no net change in local-scale plant biodiversity over time","volume":"110","author":[{"family":"Vellend","given":"M."},{"family":"Baeten","given":"L."},{"family":"Myers-Smith","given":"I. H."},{"family":"Elmendorf","given":"S. C."},{"family":"Beausejour","given":"R."},{"family":"Brown","given":"C. D."},{"family":"De Frenne","given":"P."},{"family":"Verheyen","given":"K."},{"family":"Wipf","given":"S."}],"issued":{"date-parts":[["2013",11,26]]}}},{"id":529,"uris":["http://zotero.org/users/520161/items/D6GBS24Q"],"uri":["http://zotero.org/users/520161/items/D6GBS24Q"],"itemData":{"id":529,"type":"article-journal","container-title":"Science","DOI":"10.1126/science.1248484","ISSN":"0036-8075, 1095-9203","issue":"6181","language":"en","page":"296-299","source":"CrossRef","title":"Assemblage time series reveal biodiversity change but not systematic loss","volume":"344","author":[{"family":"Dornelas","given":"M."},{"family":"Gotelli","given":"N. J."},{"family":"McGill","given":"B."},{"family":"Shimadzu","given":"H."},{"family":"Moyes","given":"F."},{"family":"Sievers","given":"C."},{"family":"Magurran","given":"A. E."}],"issued":{"date-parts":[["2014",4,18]]}}},{"id":2955,"uris":["http://zotero.org/users/520161/items/XURGZ7M2"],"uri":["http://zotero.org/users/520161/items/XURGZ7M2"],"itemData":{"id":2955,"type":"article-journal","abstract":"Human activities have fundamentally altered biodiversity. Extinction rates are elevated and model projections suggest drastic biodiversity declines. Yet, observed temporal trends in recent decades are highly variable, despite consistent change in species composition. Here, we uncover clear spatial patterns within this variation. We estimated trends in the richness and composition of assemblages in over 50,000 time-series, to provide the most comprehensive assessment of temporal change in biodiversity across the planet to date. The strongest, most consistent pattern shows compositional change dominated by species turnover, with marine taxa experiencing up to fourfold the variation in rates of change of terrestrial taxa. Richness change ranged from no change to richness gains or losses of ~10% per year, with tropical marine biomes experiencing the most extreme changes. Earth is undergoing a process of spatial reorganisation of species and, while few areas are unaffected, biodiversity change is consistently strongest in the oceans.","container-title":"bioRxiv","DOI":"10.1101/457424","language":"en","page":"457424","source":"www.biorxiv.org","title":"Biodiversity trends are stronger in marine than terrestrial assemblages","author":[{"family":"Blowes","given":"Shane"},{"family":"Supp","given":"Sarah"},{"family":"Antao","given":"Laura"},{"family":"Bates","given":"Amanda"},{"family":"Bruelheide","given":"Helge"},{"family":"Chase","given":"Jonathan"},{"family":"Moyes","given":"Faye"},{"family":"Magurran","given":"Anne"},{"family":"McGill","given":"Brian"},{"family":"Myers-Smith","given":"Isla"},{"family":"Winter","given":"Marten"},{"family":"Bjorkman","given":"Anne"},{"family":"Bowler","given":"Diana"},{"family":"Byrnes","given":"Jarrett EK"},{"family":"Gonzalez","given":"Andrew"},{"family":"Hines","given":"Jes"},{"family":"Isbell","given":"Forest"},{"family":"Jones","given":"Holly"},{"family":"Navarro","given":"Laetitia"},{"family":"Thompson","given":"Patrick"},{"family":"Vellend","given":"Mark"},{"family":"Waldock","given":"Conor"},{"family":"Dornelas","given":"Maria"}],"issued":{"date-parts":[["2018",10,30]]}}}],"schema":"https://github.com/citation-style-language/schema/raw/master/csl-citation.json"} </w:instrText>
      </w:r>
      <w:r w:rsidR="00171660" w:rsidRPr="00C93EC9">
        <w:rPr>
          <w:rFonts w:cstheme="minorHAnsi"/>
          <w:color w:val="000000" w:themeColor="text1"/>
        </w:rPr>
        <w:fldChar w:fldCharType="separate"/>
      </w:r>
      <w:r w:rsidR="00171660" w:rsidRPr="004426C1">
        <w:rPr>
          <w:rFonts w:ascii="Calibri" w:cs="Calibri"/>
          <w:color w:val="000000"/>
          <w:lang w:val="de-DE"/>
        </w:rPr>
        <w:t>(</w:t>
      </w:r>
      <w:r w:rsidR="00912073" w:rsidRPr="004426C1">
        <w:rPr>
          <w:rFonts w:ascii="Calibri" w:cs="Calibri"/>
          <w:color w:val="000000"/>
          <w:lang w:val="de-DE"/>
        </w:rPr>
        <w:t>e.g.,</w:t>
      </w:r>
      <w:r w:rsidR="00912073">
        <w:rPr>
          <w:rFonts w:ascii="Calibri" w:cs="Calibri"/>
          <w:color w:val="000000"/>
          <w:lang w:val="de-DE"/>
        </w:rPr>
        <w:t xml:space="preserve"> </w:t>
      </w:r>
      <w:r w:rsidR="00171660" w:rsidRPr="004426C1">
        <w:rPr>
          <w:rFonts w:ascii="Calibri" w:cs="Calibri"/>
          <w:color w:val="000000"/>
          <w:lang w:val="de-DE"/>
        </w:rPr>
        <w:t>Vellend et al., 2013; Dornelas et al., 2014; Blowes et al., 2018)</w:t>
      </w:r>
      <w:r w:rsidR="00171660" w:rsidRPr="00C93EC9">
        <w:rPr>
          <w:rFonts w:cstheme="minorHAnsi"/>
          <w:color w:val="000000" w:themeColor="text1"/>
        </w:rPr>
        <w:fldChar w:fldCharType="end"/>
      </w:r>
      <w:r w:rsidR="00171660" w:rsidRPr="004426C1">
        <w:rPr>
          <w:rFonts w:cstheme="minorHAnsi"/>
          <w:color w:val="000000" w:themeColor="text1"/>
          <w:lang w:val="de-DE"/>
        </w:rPr>
        <w:t>.</w:t>
      </w:r>
      <w:r w:rsidR="000458F2">
        <w:rPr>
          <w:rFonts w:cstheme="minorHAnsi"/>
          <w:color w:val="000000" w:themeColor="text1"/>
          <w:lang w:val="de-DE"/>
        </w:rPr>
        <w:t xml:space="preserve"> </w:t>
      </w:r>
      <w:r w:rsidR="000458F2" w:rsidRPr="007064B8">
        <w:rPr>
          <w:rFonts w:cstheme="minorHAnsi"/>
          <w:color w:val="000000" w:themeColor="text1"/>
        </w:rPr>
        <w:t xml:space="preserve">In fact, </w:t>
      </w:r>
      <w:r w:rsidR="000458F2">
        <w:rPr>
          <w:rFonts w:cstheme="minorHAnsi"/>
          <w:color w:val="000000" w:themeColor="text1"/>
        </w:rPr>
        <w:t xml:space="preserve">biodiversity change represents much more than a change in average number of species </w:t>
      </w:r>
      <w:r w:rsidR="000458F2">
        <w:rPr>
          <w:rFonts w:cstheme="minorHAnsi"/>
          <w:color w:val="000000" w:themeColor="text1"/>
        </w:rPr>
        <w:fldChar w:fldCharType="begin"/>
      </w:r>
      <w:r w:rsidR="00DD5D72">
        <w:rPr>
          <w:rFonts w:cstheme="minorHAnsi"/>
          <w:color w:val="000000" w:themeColor="text1"/>
        </w:rPr>
        <w:instrText xml:space="preserve"> ADDIN ZOTERO_ITEM CSL_CITATION {"citationID":"5zvGidWE","properties":{"formattedCitation":"(Hillebrand et al., 2018)","plainCitation":"(Hillebrand et al., 2018)","noteIndex":0},"citationItems":[{"id":2693,"uris":["http://zotero.org/users/520161/items/UBWAQQA8"],"uri":["http://zotero.org/users/520161/items/UBWAQQA8"],"itemData":{"id":2693,"type":"article-journal","abstract":"Global concern about human impact on biological diversity has triggered an intense research agenda on drivers and consequences of biodiversity change in parallel with international policy seeking to conserve biodiversity and associated ecosystem functions. Quantifying the trends in biodiversity is far from trivial, however, as recently documented by meta-analyses, which report little if any net change in local species richness through time. Here, we summarise several limitations of species richness as a metric of biodiversity change and show that the expectation of directional species richness trends under changing conditions is invalid. Instead, we illustrate how a set of species turnover indices provide more information content regarding temporal trends in biodiversity, as they reflect how dominance and identity shift in communities over time. We apply these metrics to three monitoring datasets representing different ecosystem types. In all datasets, nearly complete species turnover occurred, but this was disconnected from any species richness trends. Instead, turnover was strongly influenced by changes in species presence (identities) and dominance (abundances). We further show that these metrics can detect phases of strong compositional shifts in monitoring data and thus identify a different aspect of biodiversity change decoupled from species richness. Synthesis and applications: Temporal trends in species richness are insufficient to capture key changes in biodiversity in changing environments. In fact, reductions in environmental quality can lead to transient increases in species richness if immigration or extinction has different temporal dynamics. Thus, biodiversity monitoring programmes need to go beyond analyses of trends in richness in favour of more meaningful assessments of biodiversity change.","container-title":"Journal of Applied Ecology","DOI":"10.1111/1365-2664.12959","ISSN":"1365-2664","issue":"1","language":"en","page":"169-184","source":"Wiley Online Library","title":"Biodiversity change is uncoupled from species richness trends: Consequences for conservation and monitoring","title-short":"Biodiversity change is uncoupled from species richness trends","volume":"55","author":[{"family":"Hillebrand","given":"Helmut"},{"family":"Blasius","given":"Bernd"},{"family":"Borer","given":"Elizabeth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W."},{"family":"Waal","given":"Dedmer B. Van","dropping-particle":"de"},{"family":"Ryabov","given":"Alexey B."}],"issued":{"date-parts":[["2018",1,1]]}}}],"schema":"https://github.com/citation-style-language/schema/raw/master/csl-citation.json"} </w:instrText>
      </w:r>
      <w:r w:rsidR="000458F2">
        <w:rPr>
          <w:rFonts w:cstheme="minorHAnsi"/>
          <w:color w:val="000000" w:themeColor="text1"/>
        </w:rPr>
        <w:fldChar w:fldCharType="separate"/>
      </w:r>
      <w:r w:rsidR="000458F2">
        <w:rPr>
          <w:rFonts w:cstheme="minorHAnsi"/>
          <w:noProof/>
          <w:color w:val="000000" w:themeColor="text1"/>
        </w:rPr>
        <w:t>(Hillebrand et al., 2018)</w:t>
      </w:r>
      <w:r w:rsidR="000458F2">
        <w:rPr>
          <w:rFonts w:cstheme="minorHAnsi"/>
          <w:color w:val="000000" w:themeColor="text1"/>
        </w:rPr>
        <w:fldChar w:fldCharType="end"/>
      </w:r>
      <w:r w:rsidR="00FB55E3">
        <w:rPr>
          <w:rFonts w:cstheme="minorHAnsi"/>
          <w:color w:val="000000" w:themeColor="text1"/>
        </w:rPr>
        <w:t>.</w:t>
      </w:r>
      <w:r w:rsidR="0085312D">
        <w:rPr>
          <w:rFonts w:cstheme="minorHAnsi"/>
          <w:color w:val="000000" w:themeColor="text1"/>
        </w:rPr>
        <w:t xml:space="preserve"> </w:t>
      </w:r>
      <w:del w:id="106" w:author="Ines Martins" w:date="2020-10-01T15:04:00Z">
        <w:r w:rsidR="000458F2" w:rsidDel="005C41A6">
          <w:rPr>
            <w:rFonts w:cstheme="minorHAnsi"/>
            <w:color w:val="000000" w:themeColor="text1"/>
          </w:rPr>
          <w:delText xml:space="preserve"> </w:delText>
        </w:r>
      </w:del>
      <w:r w:rsidR="007064B8">
        <w:t>In this study, we go</w:t>
      </w:r>
      <w:r w:rsidR="0085312D">
        <w:t xml:space="preserve"> </w:t>
      </w:r>
      <w:r w:rsidR="0085312D" w:rsidRPr="007064B8">
        <w:rPr>
          <w:rFonts w:cstheme="minorHAnsi"/>
          <w:color w:val="000000" w:themeColor="text1"/>
        </w:rPr>
        <w:t>beyond analyses of trends in total species richness</w:t>
      </w:r>
      <w:r w:rsidR="00407CEF">
        <w:rPr>
          <w:rFonts w:cstheme="minorHAnsi"/>
          <w:color w:val="000000" w:themeColor="text1"/>
        </w:rPr>
        <w:t xml:space="preserve">, </w:t>
      </w:r>
      <w:r w:rsidR="007064B8">
        <w:rPr>
          <w:rFonts w:cstheme="minorHAnsi"/>
          <w:color w:val="000000" w:themeColor="text1"/>
        </w:rPr>
        <w:t>by</w:t>
      </w:r>
      <w:r w:rsidR="00596F6D">
        <w:rPr>
          <w:rFonts w:cstheme="minorHAnsi"/>
          <w:color w:val="000000" w:themeColor="text1"/>
        </w:rPr>
        <w:t xml:space="preserve"> </w:t>
      </w:r>
      <w:r w:rsidR="0085312D" w:rsidRPr="00155995">
        <w:rPr>
          <w:rFonts w:cstheme="minorHAnsi"/>
          <w:color w:val="000000" w:themeColor="text1"/>
        </w:rPr>
        <w:t>keep</w:t>
      </w:r>
      <w:r w:rsidR="007064B8">
        <w:rPr>
          <w:rFonts w:cstheme="minorHAnsi"/>
          <w:color w:val="000000" w:themeColor="text1"/>
        </w:rPr>
        <w:t>ing</w:t>
      </w:r>
      <w:r w:rsidR="0085312D" w:rsidRPr="00155995">
        <w:rPr>
          <w:rFonts w:cstheme="minorHAnsi"/>
          <w:color w:val="000000" w:themeColor="text1"/>
        </w:rPr>
        <w:t xml:space="preserve"> track of </w:t>
      </w:r>
      <w:r w:rsidR="0085312D">
        <w:rPr>
          <w:rFonts w:cstheme="minorHAnsi"/>
          <w:color w:val="000000" w:themeColor="text1"/>
        </w:rPr>
        <w:t>the outgoing and incoming species in assemblages undergoing change</w:t>
      </w:r>
      <w:r w:rsidR="00596F6D">
        <w:rPr>
          <w:rFonts w:cstheme="minorHAnsi"/>
          <w:color w:val="000000" w:themeColor="text1"/>
        </w:rPr>
        <w:t>,</w:t>
      </w:r>
      <w:r w:rsidR="007064B8">
        <w:rPr>
          <w:rFonts w:cstheme="minorHAnsi"/>
          <w:color w:val="000000" w:themeColor="text1"/>
        </w:rPr>
        <w:t xml:space="preserve"> to provide a</w:t>
      </w:r>
      <w:r w:rsidR="00596F6D">
        <w:rPr>
          <w:rFonts w:cstheme="minorHAnsi"/>
          <w:color w:val="000000" w:themeColor="text1"/>
        </w:rPr>
        <w:t xml:space="preserve"> </w:t>
      </w:r>
      <w:r w:rsidR="00596F6D" w:rsidRPr="008000F7">
        <w:rPr>
          <w:rFonts w:cstheme="minorHAnsi"/>
          <w:color w:val="000000" w:themeColor="text1"/>
        </w:rPr>
        <w:t>more meaningful assessment of biodiversity change</w:t>
      </w:r>
      <w:r w:rsidR="007064B8">
        <w:rPr>
          <w:rFonts w:cstheme="minorHAnsi"/>
          <w:color w:val="000000" w:themeColor="text1"/>
        </w:rPr>
        <w:t xml:space="preserve">. </w:t>
      </w:r>
      <w:r w:rsidR="009D055D" w:rsidRPr="00060B00">
        <w:rPr>
          <w:rFonts w:cstheme="minorHAnsi"/>
          <w:color w:val="000000" w:themeColor="text1"/>
        </w:rPr>
        <w:t>For conservation planning</w:t>
      </w:r>
      <w:r w:rsidR="009D055D">
        <w:rPr>
          <w:rFonts w:cstheme="minorHAnsi"/>
          <w:color w:val="000000" w:themeColor="text1"/>
        </w:rPr>
        <w:t>, such assessment can be critical in</w:t>
      </w:r>
      <w:r w:rsidR="009D055D" w:rsidRPr="007064B8">
        <w:rPr>
          <w:rFonts w:cstheme="minorHAnsi"/>
          <w:color w:val="000000" w:themeColor="text1"/>
        </w:rPr>
        <w:t xml:space="preserve"> </w:t>
      </w:r>
      <w:r w:rsidR="007064B8" w:rsidRPr="007064B8">
        <w:rPr>
          <w:rFonts w:cstheme="minorHAnsi"/>
          <w:color w:val="000000" w:themeColor="text1"/>
        </w:rPr>
        <w:t>support</w:t>
      </w:r>
      <w:r w:rsidR="009D055D">
        <w:rPr>
          <w:rFonts w:cstheme="minorHAnsi"/>
          <w:color w:val="000000" w:themeColor="text1"/>
        </w:rPr>
        <w:t>ing</w:t>
      </w:r>
      <w:r w:rsidR="007064B8" w:rsidRPr="007064B8">
        <w:rPr>
          <w:rFonts w:cstheme="minorHAnsi"/>
          <w:color w:val="000000" w:themeColor="text1"/>
        </w:rPr>
        <w:t xml:space="preserve"> policy- and decision-makers</w:t>
      </w:r>
      <w:r w:rsidR="007064B8">
        <w:rPr>
          <w:rFonts w:cstheme="minorHAnsi"/>
          <w:color w:val="000000" w:themeColor="text1"/>
        </w:rPr>
        <w:t xml:space="preserve"> developing more</w:t>
      </w:r>
      <w:r w:rsidR="007064B8" w:rsidRPr="007064B8">
        <w:rPr>
          <w:rFonts w:cstheme="minorHAnsi"/>
          <w:color w:val="000000" w:themeColor="text1"/>
        </w:rPr>
        <w:t xml:space="preserve"> target</w:t>
      </w:r>
      <w:r w:rsidR="007064B8">
        <w:rPr>
          <w:rFonts w:cstheme="minorHAnsi"/>
          <w:color w:val="000000" w:themeColor="text1"/>
        </w:rPr>
        <w:t xml:space="preserve">ed </w:t>
      </w:r>
      <w:commentRangeStart w:id="107"/>
      <w:r w:rsidR="00155995" w:rsidRPr="00155995">
        <w:rPr>
          <w:rFonts w:cstheme="minorHAnsi"/>
          <w:color w:val="000000" w:themeColor="text1"/>
        </w:rPr>
        <w:t>conservation</w:t>
      </w:r>
      <w:commentRangeEnd w:id="107"/>
      <w:r w:rsidR="00ED2F9A">
        <w:rPr>
          <w:rStyle w:val="CommentReference"/>
        </w:rPr>
        <w:commentReference w:id="107"/>
      </w:r>
      <w:r w:rsidR="009D055D">
        <w:rPr>
          <w:rFonts w:cstheme="minorHAnsi"/>
          <w:color w:val="000000" w:themeColor="text1"/>
        </w:rPr>
        <w:t xml:space="preserve"> policies</w:t>
      </w:r>
      <w:r w:rsidR="00155995" w:rsidRPr="00155995">
        <w:rPr>
          <w:rFonts w:cstheme="minorHAnsi"/>
          <w:color w:val="000000" w:themeColor="text1"/>
        </w:rPr>
        <w:t>.</w:t>
      </w:r>
    </w:p>
    <w:p w14:paraId="547E1F0C" w14:textId="73D9E6D0" w:rsidR="009D055D" w:rsidRDefault="00463A61" w:rsidP="00F944AF">
      <w:pPr>
        <w:spacing w:line="360" w:lineRule="auto"/>
        <w:ind w:firstLine="567"/>
        <w:jc w:val="both"/>
        <w:rPr>
          <w:rFonts w:cstheme="minorHAnsi"/>
          <w:color w:val="000000" w:themeColor="text1"/>
        </w:rPr>
      </w:pPr>
      <w:commentRangeStart w:id="108"/>
      <w:r w:rsidRPr="00463A61">
        <w:rPr>
          <w:rFonts w:cs="Times New Roman"/>
          <w:bCs/>
        </w:rPr>
        <w:t xml:space="preserve">Specifically, our objectives were to (1) quantify historical (1900-2015) and </w:t>
      </w:r>
      <w:del w:id="109" w:author="Ines Martins" w:date="2020-10-01T15:05:00Z">
        <w:r w:rsidRPr="00463A61" w:rsidDel="005C41A6">
          <w:rPr>
            <w:rFonts w:cs="Times New Roman"/>
            <w:bCs/>
          </w:rPr>
          <w:delText xml:space="preserve"> </w:delText>
        </w:r>
      </w:del>
      <w:r w:rsidRPr="00463A61">
        <w:rPr>
          <w:rFonts w:cs="Times New Roman"/>
          <w:bCs/>
        </w:rPr>
        <w:t xml:space="preserve">future (2015-2050) changes in bird diversity, including changes in richness of two functional species groups </w:t>
      </w:r>
      <w:r w:rsidRPr="00463A61">
        <w:rPr>
          <w:rFonts w:cs="Times New Roman"/>
          <w:bCs/>
        </w:rPr>
        <w:lastRenderedPageBreak/>
        <w:t xml:space="preserve">(i.e., forest species, non-forest species), under three </w:t>
      </w:r>
      <w:r w:rsidRPr="00463A61">
        <w:rPr>
          <w:rFonts w:cs="Times New Roman"/>
        </w:rPr>
        <w:t>distinct scenarios of land use and climate mitigation; (2) compare changes in alpha (grid cell level changes) and gamma (IPBES-sub regional and global scale) diversity, between and within these species’ groups, under each scenario</w:t>
      </w:r>
      <w:ins w:id="110" w:author="Ines Martins" w:date="2020-10-01T15:06:00Z">
        <w:r w:rsidR="005C41A6">
          <w:rPr>
            <w:rFonts w:cs="Times New Roman"/>
          </w:rPr>
          <w:t>;</w:t>
        </w:r>
      </w:ins>
      <w:r w:rsidRPr="00463A61">
        <w:rPr>
          <w:rFonts w:cs="Times New Roman"/>
        </w:rPr>
        <w:t xml:space="preserve"> (3) evaluate which species groups will experience the most changes across regions under the different scenarios; and (4) identify the regions where changing </w:t>
      </w:r>
      <w:r w:rsidRPr="00463A61">
        <w:rPr>
          <w:rFonts w:cs="Times New Roman"/>
          <w:bCs/>
        </w:rPr>
        <w:t>societal development</w:t>
      </w:r>
      <w:r w:rsidRPr="00463A61">
        <w:rPr>
          <w:rFonts w:cs="Times New Roman"/>
        </w:rPr>
        <w:t xml:space="preserve"> could have the largest effects on species communities</w:t>
      </w:r>
      <w:r>
        <w:rPr>
          <w:rFonts w:cs="Times New Roman"/>
          <w:lang w:val="en-GB"/>
        </w:rPr>
        <w:t>.</w:t>
      </w:r>
      <w:r w:rsidRPr="00155995">
        <w:rPr>
          <w:rFonts w:cs="Times New Roman"/>
          <w:lang w:val="en-GB"/>
        </w:rPr>
        <w:t xml:space="preserve"> </w:t>
      </w:r>
      <w:commentRangeEnd w:id="108"/>
      <w:r>
        <w:rPr>
          <w:rStyle w:val="CommentReference"/>
        </w:rPr>
        <w:commentReference w:id="108"/>
      </w:r>
      <w:commentRangeStart w:id="111"/>
      <w:commentRangeStart w:id="112"/>
      <w:r w:rsidR="00155995" w:rsidRPr="00155995">
        <w:rPr>
          <w:rFonts w:cs="Times New Roman"/>
          <w:lang w:val="en-GB"/>
        </w:rPr>
        <w:t>We focus our analysis on bird</w:t>
      </w:r>
      <w:r w:rsidR="00ED2F9A">
        <w:rPr>
          <w:rFonts w:cs="Times New Roman"/>
          <w:lang w:val="en-GB"/>
        </w:rPr>
        <w:t xml:space="preserve"> species</w:t>
      </w:r>
      <w:r w:rsidR="00155995" w:rsidRPr="00155995">
        <w:rPr>
          <w:rFonts w:cs="Times New Roman"/>
          <w:lang w:val="en-GB"/>
        </w:rPr>
        <w:t xml:space="preserve"> </w:t>
      </w:r>
      <w:r w:rsidR="00ED2F9A">
        <w:rPr>
          <w:rFonts w:cs="Times New Roman"/>
          <w:lang w:val="en-GB"/>
        </w:rPr>
        <w:t xml:space="preserve">for three main reasons: </w:t>
      </w:r>
      <w:r w:rsidR="00155995" w:rsidRPr="00155995">
        <w:rPr>
          <w:rFonts w:cstheme="minorHAnsi"/>
          <w:color w:val="000000" w:themeColor="text1"/>
        </w:rPr>
        <w:t xml:space="preserve">their clear associations </w:t>
      </w:r>
      <w:r w:rsidR="009945EF">
        <w:rPr>
          <w:rFonts w:cstheme="minorHAnsi"/>
          <w:color w:val="000000" w:themeColor="text1"/>
        </w:rPr>
        <w:t>with</w:t>
      </w:r>
      <w:r w:rsidR="009945EF" w:rsidRPr="00155995">
        <w:rPr>
          <w:rFonts w:cstheme="minorHAnsi"/>
          <w:color w:val="000000" w:themeColor="text1"/>
        </w:rPr>
        <w:t xml:space="preserve"> </w:t>
      </w:r>
      <w:r w:rsidR="00155995" w:rsidRPr="00155995">
        <w:rPr>
          <w:rFonts w:cstheme="minorHAnsi"/>
          <w:color w:val="000000" w:themeColor="text1"/>
        </w:rPr>
        <w:t>specific land uses</w:t>
      </w:r>
      <w:r w:rsidR="00ED2F9A">
        <w:rPr>
          <w:rFonts w:cstheme="minorHAnsi"/>
          <w:color w:val="000000" w:themeColor="text1"/>
        </w:rPr>
        <w:t xml:space="preserve">; </w:t>
      </w:r>
      <w:r w:rsidR="00ED2F9A" w:rsidRPr="00155995">
        <w:rPr>
          <w:rFonts w:cstheme="minorHAnsi"/>
          <w:color w:val="000000" w:themeColor="text1"/>
        </w:rPr>
        <w:t>the</w:t>
      </w:r>
      <w:r w:rsidR="00ED2F9A">
        <w:rPr>
          <w:rFonts w:cstheme="minorHAnsi"/>
          <w:color w:val="000000" w:themeColor="text1"/>
        </w:rPr>
        <w:t>ir role as</w:t>
      </w:r>
      <w:r w:rsidR="00155995" w:rsidRPr="00155995">
        <w:rPr>
          <w:rFonts w:cstheme="minorHAnsi"/>
          <w:color w:val="000000" w:themeColor="text1"/>
        </w:rPr>
        <w:t xml:space="preserve"> </w:t>
      </w:r>
      <w:r w:rsidR="009945EF">
        <w:rPr>
          <w:rFonts w:cstheme="minorHAnsi"/>
          <w:color w:val="000000" w:themeColor="text1"/>
        </w:rPr>
        <w:t xml:space="preserve">a </w:t>
      </w:r>
      <w:r w:rsidR="00155995" w:rsidRPr="00155995">
        <w:rPr>
          <w:rFonts w:cstheme="minorHAnsi"/>
          <w:color w:val="000000" w:themeColor="text1"/>
        </w:rPr>
        <w:t>useful indic</w:t>
      </w:r>
      <w:r w:rsidR="00ED2F9A">
        <w:rPr>
          <w:rFonts w:cstheme="minorHAnsi"/>
          <w:color w:val="000000" w:themeColor="text1"/>
        </w:rPr>
        <w:t>a</w:t>
      </w:r>
      <w:r w:rsidR="00155995" w:rsidRPr="00155995">
        <w:rPr>
          <w:rFonts w:cstheme="minorHAnsi"/>
          <w:color w:val="000000" w:themeColor="text1"/>
        </w:rPr>
        <w:t xml:space="preserve">tor </w:t>
      </w:r>
      <w:r w:rsidR="00ED2F9A">
        <w:rPr>
          <w:rFonts w:cstheme="minorHAnsi"/>
          <w:color w:val="000000" w:themeColor="text1"/>
        </w:rPr>
        <w:t>of</w:t>
      </w:r>
      <w:r w:rsidR="00ED2F9A" w:rsidRPr="00155995">
        <w:rPr>
          <w:rFonts w:cstheme="minorHAnsi"/>
          <w:color w:val="000000" w:themeColor="text1"/>
        </w:rPr>
        <w:t xml:space="preserve"> </w:t>
      </w:r>
      <w:r w:rsidR="00155995" w:rsidRPr="00155995">
        <w:rPr>
          <w:rFonts w:cstheme="minorHAnsi"/>
          <w:color w:val="000000" w:themeColor="text1"/>
        </w:rPr>
        <w:t xml:space="preserve">broader biodiversity </w:t>
      </w:r>
      <w:r w:rsidR="00ED2F9A" w:rsidRPr="00155995">
        <w:rPr>
          <w:rFonts w:cstheme="minorHAnsi"/>
          <w:color w:val="000000" w:themeColor="text1"/>
        </w:rPr>
        <w:fldChar w:fldCharType="begin"/>
      </w:r>
      <w:r w:rsidR="00DD5D72">
        <w:rPr>
          <w:rFonts w:cstheme="minorHAnsi"/>
          <w:color w:val="000000" w:themeColor="text1"/>
        </w:rPr>
        <w:instrText xml:space="preserve"> ADDIN ZOTERO_ITEM CSL_CITATION {"citationID":"YGLC3GoY","properties":{"formattedCitation":"(BirdLife International, 2013; H. Pereira &amp; David Cooper, 2006)","plainCitation":"(BirdLife International, 2013; H. Pereira &amp; David Cooper, 2006)","noteIndex":0},"citationItems":[{"id":2608,"uris":["http://zotero.org/users/520161/items/ZNB4N43D"],"uri":["http://zotero.org/users/520161/items/ZNB4N43D"],"itemData":{"id":2608,"type":"article-journal","container-title":"Trends in Ecology &amp; Evolution","DOI":"10.1016/j.tree.2005.10.015","ISSN":"01695347","issue":"3","language":"en","page":"123-129","source":"CrossRef","title":"Towards the global monitoring of biodiversity change","volume":"21","author":[{"family":"Pereira","given":"H"},{"family":"David Cooper","given":"H"}],"issued":{"date-parts":[["2006",3]]}}},{"id":2792,"uris":["http://zotero.org/users/520161/items/S5NKRUU9"],"uri":["http://zotero.org/users/520161/items/S5NKRUU9"],"itemData":{"id":2792,"type":"article-journal","title":"Birds are very useful indicators for other kinds of biodiversity.","URL":"http://www.birdlife.org","author":[{"family":"BirdLife International","given":""}],"issued":{"date-parts":[["2013"]]}}}],"schema":"https://github.com/citation-style-language/schema/raw/master/csl-citation.json"} </w:instrText>
      </w:r>
      <w:r w:rsidR="00ED2F9A" w:rsidRPr="00155995">
        <w:rPr>
          <w:rFonts w:cstheme="minorHAnsi"/>
          <w:color w:val="000000" w:themeColor="text1"/>
        </w:rPr>
        <w:fldChar w:fldCharType="separate"/>
      </w:r>
      <w:r w:rsidR="00ED2F9A">
        <w:rPr>
          <w:rFonts w:ascii="Calibri" w:cs="Calibri"/>
          <w:color w:val="000000"/>
        </w:rPr>
        <w:t>(BirdLife International, 2013; H. Pereira &amp; David Cooper, 2006)</w:t>
      </w:r>
      <w:r w:rsidR="00ED2F9A" w:rsidRPr="00155995">
        <w:rPr>
          <w:rFonts w:cstheme="minorHAnsi"/>
          <w:color w:val="000000" w:themeColor="text1"/>
        </w:rPr>
        <w:fldChar w:fldCharType="end"/>
      </w:r>
      <w:r w:rsidR="00ED2F9A">
        <w:rPr>
          <w:rFonts w:cstheme="minorHAnsi"/>
          <w:color w:val="000000" w:themeColor="text1"/>
        </w:rPr>
        <w:t xml:space="preserve">; </w:t>
      </w:r>
      <w:r w:rsidR="00155995" w:rsidRPr="00155995">
        <w:rPr>
          <w:rFonts w:cstheme="minorHAnsi"/>
          <w:color w:val="000000" w:themeColor="text1"/>
        </w:rPr>
        <w:t xml:space="preserve">and the limited </w:t>
      </w:r>
      <w:r w:rsidR="0023585A">
        <w:rPr>
          <w:rFonts w:cstheme="minorHAnsi"/>
          <w:color w:val="000000" w:themeColor="text1"/>
        </w:rPr>
        <w:t xml:space="preserve">habitat affinity </w:t>
      </w:r>
      <w:commentRangeStart w:id="113"/>
      <w:r w:rsidR="00155995" w:rsidRPr="00155995">
        <w:rPr>
          <w:rFonts w:cstheme="minorHAnsi"/>
          <w:color w:val="000000" w:themeColor="text1"/>
        </w:rPr>
        <w:t>data</w:t>
      </w:r>
      <w:commentRangeEnd w:id="113"/>
      <w:r w:rsidR="00ED2F9A">
        <w:rPr>
          <w:rStyle w:val="CommentReference"/>
        </w:rPr>
        <w:commentReference w:id="113"/>
      </w:r>
      <w:r w:rsidR="00155995" w:rsidRPr="00155995">
        <w:rPr>
          <w:rFonts w:cstheme="minorHAnsi"/>
          <w:color w:val="000000" w:themeColor="text1"/>
        </w:rPr>
        <w:t xml:space="preserve"> </w:t>
      </w:r>
      <w:r w:rsidR="00B86BF9" w:rsidRPr="00155995">
        <w:rPr>
          <w:rFonts w:cstheme="minorHAnsi"/>
          <w:color w:val="000000" w:themeColor="text1"/>
        </w:rPr>
        <w:t>availab</w:t>
      </w:r>
      <w:r w:rsidR="00B86BF9">
        <w:rPr>
          <w:rFonts w:cstheme="minorHAnsi"/>
          <w:color w:val="000000" w:themeColor="text1"/>
        </w:rPr>
        <w:t>le</w:t>
      </w:r>
      <w:r w:rsidR="00B86BF9" w:rsidRPr="00155995">
        <w:rPr>
          <w:rFonts w:cstheme="minorHAnsi"/>
          <w:color w:val="000000" w:themeColor="text1"/>
        </w:rPr>
        <w:t xml:space="preserve"> </w:t>
      </w:r>
      <w:r w:rsidR="00155995" w:rsidRPr="00155995">
        <w:rPr>
          <w:rFonts w:cstheme="minorHAnsi"/>
          <w:color w:val="000000" w:themeColor="text1"/>
        </w:rPr>
        <w:t>for other taxonomic groups</w:t>
      </w:r>
      <w:commentRangeEnd w:id="111"/>
      <w:r w:rsidR="00155995" w:rsidRPr="00155995">
        <w:rPr>
          <w:sz w:val="18"/>
          <w:szCs w:val="18"/>
          <w:lang w:val="de-DE"/>
        </w:rPr>
        <w:commentReference w:id="111"/>
      </w:r>
      <w:r w:rsidR="00155995" w:rsidRPr="00155995">
        <w:rPr>
          <w:rFonts w:cstheme="minorHAnsi"/>
          <w:color w:val="000000" w:themeColor="text1"/>
        </w:rPr>
        <w:t xml:space="preserve">. </w:t>
      </w:r>
      <w:commentRangeEnd w:id="112"/>
      <w:r w:rsidR="009945EF">
        <w:rPr>
          <w:rStyle w:val="CommentReference"/>
        </w:rPr>
        <w:commentReference w:id="112"/>
      </w:r>
      <w:r>
        <w:rPr>
          <w:rFonts w:cstheme="minorHAnsi"/>
          <w:color w:val="000000" w:themeColor="text1"/>
        </w:rPr>
        <w:t>Overall, w</w:t>
      </w:r>
      <w:r w:rsidR="00155995" w:rsidRPr="00155995">
        <w:rPr>
          <w:rFonts w:cstheme="minorHAnsi"/>
          <w:color w:val="000000" w:themeColor="text1"/>
        </w:rPr>
        <w:t>e report temporal trends in relative and absolute change</w:t>
      </w:r>
      <w:r w:rsidR="009945EF">
        <w:rPr>
          <w:rFonts w:cstheme="minorHAnsi"/>
          <w:color w:val="000000" w:themeColor="text1"/>
        </w:rPr>
        <w:t>s in</w:t>
      </w:r>
      <w:r w:rsidR="00155995" w:rsidRPr="00155995">
        <w:rPr>
          <w:rFonts w:cstheme="minorHAnsi"/>
          <w:color w:val="000000" w:themeColor="text1"/>
        </w:rPr>
        <w:t xml:space="preserve"> </w:t>
      </w:r>
      <w:r w:rsidR="009945EF" w:rsidRPr="00155995">
        <w:rPr>
          <w:rFonts w:cstheme="minorHAnsi"/>
          <w:color w:val="000000" w:themeColor="text1"/>
        </w:rPr>
        <w:t xml:space="preserve">species richness </w:t>
      </w:r>
      <w:r w:rsidR="00155995" w:rsidRPr="00155995">
        <w:rPr>
          <w:rFonts w:cstheme="minorHAnsi"/>
          <w:color w:val="000000" w:themeColor="text1"/>
        </w:rPr>
        <w:t xml:space="preserve">of different bird species groups over the course of </w:t>
      </w:r>
      <w:r w:rsidR="001126C2" w:rsidRPr="00155995">
        <w:rPr>
          <w:rFonts w:cstheme="minorHAnsi"/>
          <w:color w:val="000000" w:themeColor="text1"/>
        </w:rPr>
        <w:t>1</w:t>
      </w:r>
      <w:r w:rsidR="001126C2">
        <w:rPr>
          <w:rFonts w:cstheme="minorHAnsi"/>
          <w:color w:val="000000" w:themeColor="text1"/>
        </w:rPr>
        <w:t>50</w:t>
      </w:r>
      <w:r w:rsidR="001126C2" w:rsidRPr="00155995">
        <w:rPr>
          <w:rFonts w:cstheme="minorHAnsi"/>
          <w:color w:val="000000" w:themeColor="text1"/>
        </w:rPr>
        <w:t xml:space="preserve"> </w:t>
      </w:r>
      <w:r w:rsidR="00155995" w:rsidRPr="00155995">
        <w:rPr>
          <w:rFonts w:cstheme="minorHAnsi"/>
          <w:color w:val="000000" w:themeColor="text1"/>
        </w:rPr>
        <w:t>years, from 1900-</w:t>
      </w:r>
      <w:r w:rsidR="001126C2" w:rsidRPr="00155995">
        <w:rPr>
          <w:rFonts w:cstheme="minorHAnsi"/>
          <w:color w:val="000000" w:themeColor="text1"/>
        </w:rPr>
        <w:t>20</w:t>
      </w:r>
      <w:r w:rsidR="001126C2">
        <w:rPr>
          <w:rFonts w:cstheme="minorHAnsi"/>
          <w:color w:val="000000" w:themeColor="text1"/>
        </w:rPr>
        <w:t>5</w:t>
      </w:r>
      <w:r w:rsidR="001126C2" w:rsidRPr="00155995">
        <w:rPr>
          <w:rFonts w:cstheme="minorHAnsi"/>
          <w:color w:val="000000" w:themeColor="text1"/>
        </w:rPr>
        <w:t>0</w:t>
      </w:r>
      <w:r w:rsidR="00155995" w:rsidRPr="00155995">
        <w:rPr>
          <w:rFonts w:cstheme="minorHAnsi"/>
          <w:color w:val="000000" w:themeColor="text1"/>
        </w:rPr>
        <w:t xml:space="preserve">, assessing the impact of past and future trajectories of </w:t>
      </w:r>
      <w:r w:rsidR="009945EF">
        <w:rPr>
          <w:rFonts w:cstheme="minorHAnsi"/>
          <w:color w:val="000000" w:themeColor="text1"/>
        </w:rPr>
        <w:t>societal</w:t>
      </w:r>
      <w:r w:rsidR="009945EF" w:rsidRPr="00155995">
        <w:rPr>
          <w:rFonts w:cstheme="minorHAnsi"/>
          <w:color w:val="000000" w:themeColor="text1"/>
        </w:rPr>
        <w:t xml:space="preserve"> </w:t>
      </w:r>
      <w:r w:rsidR="00155995" w:rsidRPr="00155995">
        <w:rPr>
          <w:rFonts w:cstheme="minorHAnsi"/>
          <w:color w:val="000000" w:themeColor="text1"/>
        </w:rPr>
        <w:t xml:space="preserve">development </w:t>
      </w:r>
      <w:r w:rsidR="009945EF">
        <w:rPr>
          <w:rFonts w:cstheme="minorHAnsi"/>
          <w:color w:val="000000" w:themeColor="text1"/>
        </w:rPr>
        <w:t>o</w:t>
      </w:r>
      <w:r w:rsidR="00155995" w:rsidRPr="00155995">
        <w:rPr>
          <w:rFonts w:cstheme="minorHAnsi"/>
          <w:color w:val="000000" w:themeColor="text1"/>
        </w:rPr>
        <w:t>n species communities.</w:t>
      </w:r>
    </w:p>
    <w:p w14:paraId="2C29CF6D" w14:textId="77777777" w:rsidR="0017224F" w:rsidRPr="00155995" w:rsidRDefault="0017224F" w:rsidP="00F944AF">
      <w:pPr>
        <w:spacing w:line="360" w:lineRule="auto"/>
        <w:ind w:firstLine="567"/>
        <w:jc w:val="both"/>
        <w:rPr>
          <w:rFonts w:cstheme="minorHAnsi"/>
          <w:color w:val="000000" w:themeColor="text1"/>
        </w:rPr>
      </w:pPr>
    </w:p>
    <w:p w14:paraId="36A5B354" w14:textId="77777777" w:rsidR="00155995" w:rsidRPr="00155995" w:rsidRDefault="00155995" w:rsidP="007A2697">
      <w:pPr>
        <w:spacing w:line="360" w:lineRule="auto"/>
        <w:jc w:val="both"/>
        <w:outlineLvl w:val="0"/>
        <w:rPr>
          <w:rFonts w:cs="Times New Roman"/>
          <w:b/>
          <w:lang w:val="en-GB"/>
        </w:rPr>
      </w:pPr>
      <w:r w:rsidRPr="00155995">
        <w:rPr>
          <w:rFonts w:cs="Times New Roman"/>
          <w:b/>
          <w:lang w:val="en-GB"/>
        </w:rPr>
        <w:t>Methods</w:t>
      </w:r>
    </w:p>
    <w:p w14:paraId="0DDD6DD8" w14:textId="5ADE2FBB" w:rsidR="00155995" w:rsidRPr="00155995" w:rsidRDefault="00155995" w:rsidP="007A2697">
      <w:pPr>
        <w:spacing w:line="360" w:lineRule="auto"/>
        <w:jc w:val="both"/>
        <w:outlineLvl w:val="0"/>
        <w:rPr>
          <w:rFonts w:cs="Times New Roman"/>
          <w:b/>
          <w:lang w:val="en-GB"/>
        </w:rPr>
      </w:pPr>
      <w:r w:rsidRPr="00155995">
        <w:rPr>
          <w:i/>
          <w:lang w:val="en-GB"/>
        </w:rPr>
        <w:t>Future scenarios of land use</w:t>
      </w:r>
      <w:r w:rsidR="00D06880">
        <w:rPr>
          <w:i/>
          <w:lang w:val="en-GB"/>
        </w:rPr>
        <w:t xml:space="preserve"> change</w:t>
      </w:r>
    </w:p>
    <w:p w14:paraId="6FBC8451" w14:textId="76C84486" w:rsidR="00642B97" w:rsidRPr="00642B97" w:rsidRDefault="00642B97" w:rsidP="00F944AF">
      <w:pPr>
        <w:spacing w:line="360" w:lineRule="auto"/>
        <w:ind w:firstLine="567"/>
        <w:jc w:val="both"/>
        <w:rPr>
          <w:rFonts w:cs="Times New Roman"/>
        </w:rPr>
      </w:pPr>
      <w:r w:rsidRPr="00642B97">
        <w:rPr>
          <w:rFonts w:cs="Times New Roman"/>
        </w:rPr>
        <w:t>Following Kim et al. (2018), we focused our scenario analyses on three Shared Socio-economic Pathways (</w:t>
      </w:r>
      <w:commentRangeStart w:id="114"/>
      <w:r w:rsidRPr="00642B97">
        <w:rPr>
          <w:rFonts w:cs="Times New Roman"/>
        </w:rPr>
        <w:t xml:space="preserve">SSP) </w:t>
      </w:r>
      <w:commentRangeEnd w:id="114"/>
      <w:r w:rsidRPr="00642B97">
        <w:rPr>
          <w:rFonts w:cs="Times New Roman"/>
        </w:rPr>
        <w:commentReference w:id="114"/>
      </w:r>
      <w:r w:rsidRPr="00642B97">
        <w:rPr>
          <w:rFonts w:cs="Times New Roman"/>
        </w:rPr>
        <w:t xml:space="preserve">storylines, which are scenarios developed by the IPCC scientific community on different trajectories of societal development with varying priorities. These scenarios are modelled by the integrated assessment models (IAMs) and reflected on land use datasets (LUH2), in combination with Representative Concentration Pathways (RCP) scenarios of climate change: </w:t>
      </w:r>
      <w:commentRangeStart w:id="115"/>
      <w:commentRangeStart w:id="116"/>
      <w:commentRangeStart w:id="117"/>
      <w:r w:rsidRPr="00642B97">
        <w:rPr>
          <w:rFonts w:cs="Times New Roman"/>
          <w:i/>
        </w:rPr>
        <w:t>The SSP1</w:t>
      </w:r>
      <w:commentRangeEnd w:id="115"/>
      <w:r w:rsidRPr="00642B97">
        <w:rPr>
          <w:rFonts w:cs="Times New Roman"/>
          <w:i/>
          <w:lang w:val="de-DE"/>
        </w:rPr>
        <w:commentReference w:id="115"/>
      </w:r>
      <w:commentRangeEnd w:id="116"/>
      <w:r w:rsidRPr="00642B97">
        <w:rPr>
          <w:rFonts w:cs="Times New Roman"/>
        </w:rPr>
        <w:commentReference w:id="116"/>
      </w:r>
      <w:commentRangeEnd w:id="117"/>
      <w:r w:rsidRPr="00642B97">
        <w:rPr>
          <w:rFonts w:cs="Times New Roman"/>
        </w:rPr>
        <w:commentReference w:id="117"/>
      </w:r>
      <w:r w:rsidRPr="00642B97">
        <w:rPr>
          <w:rFonts w:cs="Times New Roman"/>
          <w:i/>
        </w:rPr>
        <w:t xml:space="preserve"> “</w:t>
      </w:r>
      <w:r w:rsidRPr="00642B97">
        <w:rPr>
          <w:rFonts w:cs="Times New Roman"/>
        </w:rPr>
        <w:t xml:space="preserve">global sustainability” scenario is a world in 2050 with relatively low population growth and medium to high economic growth compared to the other two scenarios. It has high urbanization rate with high equity and social cohesion and moderate international trade and globalization. The policy focus is on sustainable development with high use of bioenergy, rapid technological development, strong regulations on land use and low meat consumption. The carbon and energy intensities are comparatively low with reduced methane emission to 2100. The SSP3 “regional rivalry” scenario is a world with medium to high population growth around the globe with slow economic growth. The urbanization rate is low with low equity and social cohesion and strongly constrained international trade and globalization. The policy focus is on security with limited regulations on land use, resource intense consumption, slow advancement in technology and low bioenergy use. The carbon and energy intensities are high and intermediate respectively with stable methane emission </w:t>
      </w:r>
      <w:r w:rsidRPr="00642B97">
        <w:rPr>
          <w:rFonts w:cs="Times New Roman"/>
        </w:rPr>
        <w:lastRenderedPageBreak/>
        <w:t xml:space="preserve">to 2100. The SSP5 “fossil-fueled development” scenario is a world with relatively low population growth and high economic growth. The urbanization rate is high with high equity, social cohesion, international trade and globalization. The policy focus is on economic development with rapid technology development, lowest bioenergy use, meat rich consumption and medium regulations on land use. The carbon and energy intensities are high with rapid increase in methane emission to 2100 (Popp et al. 2017, </w:t>
      </w:r>
      <w:proofErr w:type="spellStart"/>
      <w:r w:rsidRPr="00642B97">
        <w:rPr>
          <w:rFonts w:cs="Times New Roman"/>
        </w:rPr>
        <w:t>Riahi</w:t>
      </w:r>
      <w:proofErr w:type="spellEnd"/>
      <w:r w:rsidRPr="00642B97">
        <w:rPr>
          <w:rFonts w:cs="Times New Roman"/>
        </w:rPr>
        <w:t xml:space="preserve"> et al. 2017, O’Neill et al., 2014 aa reviewed in Kim et al. 2018).</w:t>
      </w:r>
    </w:p>
    <w:p w14:paraId="21E4DEA1" w14:textId="77777777" w:rsidR="00155995" w:rsidRPr="00642B97" w:rsidRDefault="00155995" w:rsidP="00155995">
      <w:pPr>
        <w:spacing w:line="360" w:lineRule="auto"/>
        <w:jc w:val="both"/>
        <w:rPr>
          <w:rFonts w:cs="Times New Roman"/>
          <w:b/>
        </w:rPr>
      </w:pPr>
    </w:p>
    <w:p w14:paraId="643D9C21" w14:textId="77777777" w:rsidR="00155995" w:rsidRPr="00155995" w:rsidRDefault="00155995" w:rsidP="007A2697">
      <w:pPr>
        <w:spacing w:line="360" w:lineRule="auto"/>
        <w:jc w:val="both"/>
        <w:outlineLvl w:val="0"/>
        <w:rPr>
          <w:i/>
          <w:lang w:val="en-GB"/>
        </w:rPr>
      </w:pPr>
      <w:r w:rsidRPr="00155995">
        <w:rPr>
          <w:i/>
          <w:lang w:val="en-GB"/>
        </w:rPr>
        <w:t>Land-use data</w:t>
      </w:r>
    </w:p>
    <w:p w14:paraId="2A9B8F6E" w14:textId="066A4B5D" w:rsidR="00155995" w:rsidRPr="008364F7" w:rsidRDefault="00155995" w:rsidP="00155995">
      <w:pPr>
        <w:spacing w:line="360" w:lineRule="auto"/>
        <w:jc w:val="both"/>
        <w:rPr>
          <w:color w:val="000000" w:themeColor="text1"/>
          <w:lang w:val="en-GB"/>
        </w:rPr>
      </w:pPr>
      <w:r w:rsidRPr="00155995">
        <w:rPr>
          <w:rFonts w:cs="Times New Roman"/>
          <w:lang w:val="en-GB"/>
        </w:rPr>
        <w:t>We used the newly release</w:t>
      </w:r>
      <w:r w:rsidR="00AA4F75">
        <w:rPr>
          <w:rFonts w:cs="Times New Roman"/>
          <w:lang w:val="en-GB"/>
        </w:rPr>
        <w:t>d</w:t>
      </w:r>
      <w:r w:rsidRPr="00155995">
        <w:rPr>
          <w:rFonts w:cs="Times New Roman"/>
          <w:lang w:val="en-GB"/>
        </w:rPr>
        <w:t xml:space="preserve"> Land Use Harmonization version 2 (LUH2) dataset (</w:t>
      </w:r>
      <w:hyperlink r:id="rId12" w:history="1">
        <w:r w:rsidRPr="00155995">
          <w:rPr>
            <w:color w:val="0563C1" w:themeColor="hyperlink"/>
            <w:u w:val="single"/>
            <w:lang w:val="en-GB"/>
          </w:rPr>
          <w:t>http://luh.umd.edu/data.shtml</w:t>
        </w:r>
      </w:hyperlink>
      <w:r w:rsidRPr="00155995">
        <w:rPr>
          <w:color w:val="0563C1" w:themeColor="hyperlink"/>
          <w:u w:val="single"/>
          <w:lang w:val="en-GB"/>
        </w:rPr>
        <w:t xml:space="preserve">). </w:t>
      </w:r>
      <w:r w:rsidRPr="00155995">
        <w:rPr>
          <w:color w:val="000000" w:themeColor="text1"/>
          <w:lang w:val="en-GB"/>
        </w:rPr>
        <w:t>We downloaded the global annual gridded maps (0.25˚ x 0.25˚ resolution) that provide the fraction of each of 12 land use types in each cell for historical land-use change (1900-2015) and future projections (2015-20</w:t>
      </w:r>
      <w:r w:rsidR="00DC4174">
        <w:rPr>
          <w:color w:val="000000" w:themeColor="text1"/>
          <w:lang w:val="en-GB"/>
        </w:rPr>
        <w:t>5</w:t>
      </w:r>
      <w:r w:rsidRPr="00155995">
        <w:rPr>
          <w:color w:val="000000" w:themeColor="text1"/>
          <w:lang w:val="en-GB"/>
        </w:rPr>
        <w:t>0)</w:t>
      </w:r>
      <w:r w:rsidR="00DC4174">
        <w:rPr>
          <w:color w:val="000000" w:themeColor="text1"/>
          <w:lang w:val="en-GB"/>
        </w:rPr>
        <w:t xml:space="preserve"> for each scenario</w:t>
      </w:r>
      <w:r w:rsidRPr="00155995">
        <w:rPr>
          <w:color w:val="000000" w:themeColor="text1"/>
          <w:lang w:val="en-GB"/>
        </w:rPr>
        <w:t xml:space="preserve">. The 12 land-use categories include two classes of primary vegetation (forest and non-forest) and 10 human-modified land uses (Table S1): secondary vegetation (forest and non-forest), managed pasture, rangeland, urban land and multiple crop functional types (C3 annual, C3 perennial, C4 annual, C4 perennial, and N fixing crops). </w:t>
      </w:r>
      <w:r w:rsidR="00D06880">
        <w:rPr>
          <w:color w:val="000000" w:themeColor="text1"/>
          <w:lang w:val="en-GB"/>
        </w:rPr>
        <w:t xml:space="preserve">For our analysis, we grouped </w:t>
      </w:r>
      <w:r w:rsidR="00F97EC1">
        <w:rPr>
          <w:color w:val="000000" w:themeColor="text1"/>
          <w:lang w:val="en-GB"/>
        </w:rPr>
        <w:t xml:space="preserve">the land use data </w:t>
      </w:r>
      <w:r w:rsidRPr="00155995">
        <w:rPr>
          <w:color w:val="000000" w:themeColor="text1"/>
        </w:rPr>
        <w:t xml:space="preserve">into </w:t>
      </w:r>
      <w:commentRangeStart w:id="118"/>
      <w:r w:rsidRPr="00155995">
        <w:rPr>
          <w:color w:val="000000" w:themeColor="text1"/>
        </w:rPr>
        <w:t xml:space="preserve">five </w:t>
      </w:r>
      <w:r w:rsidR="0017224F">
        <w:rPr>
          <w:color w:val="000000" w:themeColor="text1"/>
        </w:rPr>
        <w:t xml:space="preserve">major </w:t>
      </w:r>
      <w:r w:rsidRPr="00155995">
        <w:rPr>
          <w:color w:val="000000" w:themeColor="text1"/>
        </w:rPr>
        <w:t xml:space="preserve">land use classes </w:t>
      </w:r>
      <w:commentRangeEnd w:id="118"/>
      <w:r w:rsidR="00D06880">
        <w:rPr>
          <w:rStyle w:val="CommentReference"/>
        </w:rPr>
        <w:commentReference w:id="118"/>
      </w:r>
      <w:r w:rsidRPr="00155995">
        <w:rPr>
          <w:color w:val="000000" w:themeColor="text1"/>
        </w:rPr>
        <w:t xml:space="preserve">(representing </w:t>
      </w:r>
      <w:r w:rsidR="00132141">
        <w:rPr>
          <w:color w:val="000000" w:themeColor="text1"/>
        </w:rPr>
        <w:t xml:space="preserve">the </w:t>
      </w:r>
      <w:r w:rsidRPr="00155995">
        <w:rPr>
          <w:color w:val="000000" w:themeColor="text1"/>
        </w:rPr>
        <w:t xml:space="preserve">different habitats </w:t>
      </w:r>
      <w:r w:rsidR="00132141">
        <w:rPr>
          <w:color w:val="000000" w:themeColor="text1"/>
        </w:rPr>
        <w:t>for which we had habitat affinity data for birds</w:t>
      </w:r>
      <w:r w:rsidR="00F97EC1">
        <w:rPr>
          <w:color w:val="000000" w:themeColor="text1"/>
        </w:rPr>
        <w:t>)</w:t>
      </w:r>
      <w:r w:rsidRPr="00155995">
        <w:rPr>
          <w:color w:val="000000" w:themeColor="text1"/>
        </w:rPr>
        <w:t xml:space="preserve">: Primary vegetation, secondary vegetation, pasture, cropland and </w:t>
      </w:r>
      <w:commentRangeStart w:id="119"/>
      <w:r w:rsidRPr="00155995">
        <w:rPr>
          <w:color w:val="000000" w:themeColor="text1"/>
        </w:rPr>
        <w:t xml:space="preserve">tree </w:t>
      </w:r>
      <w:commentRangeStart w:id="120"/>
      <w:r w:rsidRPr="00155995">
        <w:rPr>
          <w:color w:val="000000" w:themeColor="text1"/>
        </w:rPr>
        <w:t>plantations</w:t>
      </w:r>
      <w:commentRangeEnd w:id="119"/>
      <w:r w:rsidR="00F97EC1">
        <w:rPr>
          <w:rStyle w:val="CommentReference"/>
        </w:rPr>
        <w:commentReference w:id="119"/>
      </w:r>
      <w:r w:rsidR="00BB525D">
        <w:rPr>
          <w:color w:val="000000" w:themeColor="text1"/>
        </w:rPr>
        <w:t xml:space="preserve"> (Figure S1)</w:t>
      </w:r>
      <w:r w:rsidR="008B603E">
        <w:rPr>
          <w:color w:val="000000" w:themeColor="text1"/>
        </w:rPr>
        <w:t>.</w:t>
      </w:r>
      <w:r w:rsidR="00B73194">
        <w:rPr>
          <w:color w:val="000000" w:themeColor="text1"/>
        </w:rPr>
        <w:t xml:space="preserve"> </w:t>
      </w:r>
      <w:r w:rsidR="001C5865">
        <w:rPr>
          <w:color w:val="000000" w:themeColor="text1"/>
          <w:lang w:val="en-GB"/>
        </w:rPr>
        <w:t>U</w:t>
      </w:r>
      <w:r w:rsidRPr="004426C1">
        <w:rPr>
          <w:color w:val="000000" w:themeColor="text1"/>
          <w:lang w:val="en-GB"/>
        </w:rPr>
        <w:t>rban areas were excluded from this analysis</w:t>
      </w:r>
      <w:r w:rsidR="008B603E">
        <w:rPr>
          <w:color w:val="000000" w:themeColor="text1"/>
          <w:lang w:val="en-GB"/>
        </w:rPr>
        <w:t xml:space="preserve"> due to an overall lack of affinity data</w:t>
      </w:r>
      <w:r w:rsidRPr="004426C1">
        <w:rPr>
          <w:color w:val="000000" w:themeColor="text1"/>
          <w:lang w:val="en-GB"/>
        </w:rPr>
        <w:t>]</w:t>
      </w:r>
      <w:commentRangeEnd w:id="120"/>
      <w:r w:rsidRPr="004426C1">
        <w:rPr>
          <w:color w:val="000000" w:themeColor="text1"/>
          <w:sz w:val="18"/>
          <w:szCs w:val="18"/>
          <w:lang w:val="de-DE"/>
        </w:rPr>
        <w:commentReference w:id="120"/>
      </w:r>
      <w:r w:rsidRPr="00155995">
        <w:rPr>
          <w:color w:val="000000" w:themeColor="text1"/>
          <w:lang w:val="en-GB"/>
        </w:rPr>
        <w:t xml:space="preserve">. </w:t>
      </w:r>
      <w:r w:rsidRPr="00155995">
        <w:rPr>
          <w:color w:val="000000" w:themeColor="text1"/>
        </w:rPr>
        <w:t>The area of each land</w:t>
      </w:r>
      <w:r w:rsidR="008B603E">
        <w:rPr>
          <w:color w:val="000000" w:themeColor="text1"/>
        </w:rPr>
        <w:t xml:space="preserve"> </w:t>
      </w:r>
      <w:r w:rsidRPr="00155995">
        <w:rPr>
          <w:color w:val="000000" w:themeColor="text1"/>
        </w:rPr>
        <w:t xml:space="preserve">use class </w:t>
      </w:r>
      <w:r w:rsidR="00AA4F75">
        <w:rPr>
          <w:color w:val="000000" w:themeColor="text1"/>
        </w:rPr>
        <w:t>at</w:t>
      </w:r>
      <w:r w:rsidR="00AA4F75" w:rsidRPr="00155995">
        <w:rPr>
          <w:color w:val="000000" w:themeColor="text1"/>
        </w:rPr>
        <w:t xml:space="preserve"> </w:t>
      </w:r>
      <w:r w:rsidRPr="00155995">
        <w:rPr>
          <w:color w:val="000000" w:themeColor="text1"/>
        </w:rPr>
        <w:t xml:space="preserve">each </w:t>
      </w:r>
      <w:r w:rsidRPr="00155995">
        <w:rPr>
          <w:rFonts w:cs="Times New Roman"/>
          <w:iCs/>
        </w:rPr>
        <w:t xml:space="preserve">spatial scale considered </w:t>
      </w:r>
      <w:r w:rsidRPr="00155995">
        <w:rPr>
          <w:rFonts w:cs="Times New Roman"/>
        </w:rPr>
        <w:t>(i.e.,</w:t>
      </w:r>
      <w:r w:rsidR="00703C12">
        <w:rPr>
          <w:rFonts w:cs="Times New Roman"/>
        </w:rPr>
        <w:t xml:space="preserve"> depending on the scale considered the sampling unit </w:t>
      </w:r>
      <m:oMath>
        <m:r>
          <w:rPr>
            <w:rFonts w:ascii="Cambria Math" w:hAnsi="Cambria Math" w:cs="Times New Roman"/>
          </w:rPr>
          <m:t>u</m:t>
        </m:r>
      </m:oMath>
      <w:r w:rsidR="00703C12">
        <w:rPr>
          <w:rFonts w:eastAsiaTheme="minorEastAsia" w:cs="Times New Roman"/>
        </w:rPr>
        <w:t xml:space="preserve"> can be a</w:t>
      </w:r>
      <w:r w:rsidR="00703C12" w:rsidRPr="00155995">
        <w:rPr>
          <w:rFonts w:cs="Times New Roman"/>
        </w:rPr>
        <w:t xml:space="preserve"> </w:t>
      </w:r>
      <w:r w:rsidRPr="00155995">
        <w:rPr>
          <w:rFonts w:cs="Times New Roman"/>
        </w:rPr>
        <w:t>1</w:t>
      </w:r>
      <w:r w:rsidR="00B86BF9">
        <w:rPr>
          <w:rFonts w:cs="Times New Roman"/>
        </w:rPr>
        <w:t>-</w:t>
      </w:r>
      <w:r w:rsidRPr="00155995">
        <w:rPr>
          <w:rFonts w:cs="Times New Roman"/>
        </w:rPr>
        <w:t xml:space="preserve">degree grid cell, </w:t>
      </w:r>
      <w:r w:rsidRPr="00155995">
        <w:rPr>
          <w:rFonts w:cs="Times New Roman"/>
          <w:iCs/>
        </w:rPr>
        <w:t xml:space="preserve">IPBES </w:t>
      </w:r>
      <w:r w:rsidRPr="00155995">
        <w:rPr>
          <w:rFonts w:cs="Times New Roman"/>
        </w:rPr>
        <w:t>sub</w:t>
      </w:r>
      <w:r w:rsidR="00B86BF9">
        <w:rPr>
          <w:rFonts w:cs="Times New Roman"/>
        </w:rPr>
        <w:t>-</w:t>
      </w:r>
      <w:r w:rsidRPr="00155995">
        <w:rPr>
          <w:rFonts w:cs="Times New Roman"/>
        </w:rPr>
        <w:t>region</w:t>
      </w:r>
      <w:r w:rsidR="00703C12">
        <w:rPr>
          <w:rFonts w:cs="Times New Roman"/>
        </w:rPr>
        <w:t xml:space="preserve"> or the whole globe</w:t>
      </w:r>
      <w:r w:rsidRPr="00155995">
        <w:rPr>
          <w:rFonts w:cs="Times New Roman"/>
        </w:rPr>
        <w:t>;</w:t>
      </w:r>
      <w:r w:rsidRPr="00155995">
        <w:rPr>
          <w:color w:val="000000" w:themeColor="text1"/>
        </w:rPr>
        <w:t xml:space="preserve"> see Kim et al 2018 for inter-model exercise guidelines) was calculated for each year using </w:t>
      </w:r>
      <w:commentRangeStart w:id="121"/>
      <w:r w:rsidRPr="00155995">
        <w:rPr>
          <w:color w:val="000000" w:themeColor="text1"/>
        </w:rPr>
        <w:t>RStudio 1.</w:t>
      </w:r>
      <w:r w:rsidR="008364F7">
        <w:rPr>
          <w:color w:val="000000" w:themeColor="text1"/>
        </w:rPr>
        <w:t>2</w:t>
      </w:r>
      <w:r w:rsidRPr="00155995">
        <w:rPr>
          <w:color w:val="000000" w:themeColor="text1"/>
        </w:rPr>
        <w:t>.</w:t>
      </w:r>
      <w:r w:rsidR="008364F7">
        <w:rPr>
          <w:color w:val="000000" w:themeColor="text1"/>
        </w:rPr>
        <w:t>1335-1</w:t>
      </w:r>
      <w:r w:rsidR="008364F7" w:rsidRPr="00155995">
        <w:rPr>
          <w:color w:val="000000" w:themeColor="text1"/>
        </w:rPr>
        <w:t xml:space="preserve"> </w:t>
      </w:r>
      <w:r w:rsidRPr="00155995">
        <w:rPr>
          <w:color w:val="000000" w:themeColor="text1"/>
        </w:rPr>
        <w:fldChar w:fldCharType="begin"/>
      </w:r>
      <w:r w:rsidR="008364F7">
        <w:rPr>
          <w:color w:val="000000" w:themeColor="text1"/>
        </w:rPr>
        <w:instrText xml:space="preserve"> ADDIN ZOTERO_ITEM CSL_CITATION {"citationID":"kTzffBJA","properties":{"formattedCitation":"(RStudio Team, 2019)","plainCitation":"(RStudio Team, 2019)","noteIndex":0},"citationItems":[{"id":530,"uris":["http://zotero.org/users/520161/items/D975TCWH"],"uri":["http://zotero.org/users/520161/items/D975TCWH"],"itemData":{"id":530,"type":"book","event-place":"Boston, MA","publisher-place":"Boston, MA","title":"RStudio: Integrated Development for R. RStudio, Inc.","URL":"http://www.rstudio.com/","author":[{"family":"RStudio Team","given":""}],"issued":{"date-parts":[["2019"]]}}}],"schema":"https://github.com/citation-style-language/schema/raw/master/csl-citation.json"} </w:instrText>
      </w:r>
      <w:r w:rsidRPr="00155995">
        <w:rPr>
          <w:color w:val="000000" w:themeColor="text1"/>
        </w:rPr>
        <w:fldChar w:fldCharType="separate"/>
      </w:r>
      <w:r w:rsidR="008364F7" w:rsidRPr="008364F7">
        <w:rPr>
          <w:rFonts w:ascii="Calibri" w:hAnsi="Calibri" w:cs="Calibri"/>
        </w:rPr>
        <w:t>(RStudio Team, 2019)</w:t>
      </w:r>
      <w:r w:rsidRPr="00155995">
        <w:rPr>
          <w:color w:val="000000" w:themeColor="text1"/>
        </w:rPr>
        <w:fldChar w:fldCharType="end"/>
      </w:r>
      <w:commentRangeEnd w:id="121"/>
      <w:r w:rsidRPr="00155995">
        <w:rPr>
          <w:color w:val="000000" w:themeColor="text1"/>
          <w:sz w:val="18"/>
          <w:szCs w:val="18"/>
          <w:lang w:val="de-DE"/>
        </w:rPr>
        <w:commentReference w:id="121"/>
      </w:r>
      <w:r w:rsidRPr="00155995">
        <w:rPr>
          <w:color w:val="000000" w:themeColor="text1"/>
        </w:rPr>
        <w:t xml:space="preserve">, and </w:t>
      </w:r>
      <w:r w:rsidR="008B603E">
        <w:rPr>
          <w:color w:val="000000" w:themeColor="text1"/>
        </w:rPr>
        <w:t xml:space="preserve">then </w:t>
      </w:r>
      <w:r w:rsidRPr="00155995">
        <w:rPr>
          <w:color w:val="000000" w:themeColor="text1"/>
        </w:rPr>
        <w:t xml:space="preserve">used as input in the countryside SAR </w:t>
      </w:r>
      <w:r w:rsidRPr="008364F7">
        <w:rPr>
          <w:color w:val="000000" w:themeColor="text1"/>
        </w:rPr>
        <w:t>model.</w:t>
      </w:r>
    </w:p>
    <w:p w14:paraId="2CDA48F4" w14:textId="77777777" w:rsidR="00155995" w:rsidRPr="00155995" w:rsidRDefault="00155995" w:rsidP="00155995">
      <w:pPr>
        <w:spacing w:line="360" w:lineRule="auto"/>
        <w:jc w:val="both"/>
        <w:rPr>
          <w:rFonts w:cs="Times New Roman"/>
          <w:b/>
          <w:lang w:val="en-GB"/>
        </w:rPr>
      </w:pPr>
    </w:p>
    <w:p w14:paraId="4D2D71E3" w14:textId="77777777" w:rsidR="00155995" w:rsidRPr="00155995" w:rsidRDefault="00155995" w:rsidP="007A2697">
      <w:pPr>
        <w:spacing w:line="360" w:lineRule="auto"/>
        <w:jc w:val="both"/>
        <w:outlineLvl w:val="0"/>
        <w:rPr>
          <w:rFonts w:cs="Times New Roman"/>
          <w:i/>
          <w:lang w:val="en-GB"/>
        </w:rPr>
      </w:pPr>
      <w:r w:rsidRPr="00155995">
        <w:rPr>
          <w:rFonts w:cs="Times New Roman"/>
          <w:i/>
          <w:lang w:val="en-GB"/>
        </w:rPr>
        <w:t>Projecting biodiversity change under land-use change</w:t>
      </w:r>
    </w:p>
    <w:p w14:paraId="6376E29C" w14:textId="03EFEE34" w:rsidR="00155995" w:rsidRPr="00155995" w:rsidRDefault="00155995" w:rsidP="00155995">
      <w:pPr>
        <w:spacing w:line="360" w:lineRule="auto"/>
        <w:jc w:val="both"/>
        <w:rPr>
          <w:rFonts w:cs="Times New Roman"/>
          <w:iCs/>
        </w:rPr>
      </w:pPr>
      <w:r w:rsidRPr="00155995">
        <w:rPr>
          <w:rFonts w:cs="Times New Roman"/>
        </w:rPr>
        <w:t xml:space="preserve">For different time steps and scenarios, we used the countryside SAR model to estimate </w:t>
      </w:r>
      <w:r w:rsidRPr="00155995">
        <w:rPr>
          <w:rFonts w:cs="Times New Roman"/>
          <w:lang w:val="en-GB"/>
        </w:rPr>
        <w:t xml:space="preserve">in each </w:t>
      </w:r>
      <w:r w:rsidRPr="00155995">
        <w:rPr>
          <w:rFonts w:cs="Times New Roman"/>
        </w:rPr>
        <w:t xml:space="preserve">sampling unit </w:t>
      </w:r>
      <m:oMath>
        <m:r>
          <w:rPr>
            <w:rFonts w:ascii="Cambria Math" w:hAnsi="Cambria Math" w:cs="Times New Roman"/>
          </w:rPr>
          <m:t>u</m:t>
        </m:r>
      </m:oMath>
      <w:r w:rsidRPr="00155995">
        <w:rPr>
          <w:rFonts w:cs="Times New Roman"/>
          <w:i/>
          <w:iCs/>
        </w:rPr>
        <w:t xml:space="preserve">, </w:t>
      </w:r>
      <w:r w:rsidRPr="00155995">
        <w:rPr>
          <w:rFonts w:cs="Times New Roman"/>
        </w:rPr>
        <w:t xml:space="preserve">the relative change </w:t>
      </w:r>
      <m:oMath>
        <m:sSub>
          <m:sSubPr>
            <m:ctrlPr>
              <w:rPr>
                <w:rFonts w:ascii="Cambria Math" w:hAnsi="Cambria Math" w:cs="Times New Roman"/>
                <w:i/>
                <w:iCs/>
              </w:rPr>
            </m:ctrlPr>
          </m:sSubPr>
          <m:e>
            <m:r>
              <w:rPr>
                <w:rFonts w:ascii="Cambria Math" w:hAnsi="Cambria Math" w:cs="Times New Roman"/>
              </w:rPr>
              <m:t>(</m:t>
            </m:r>
            <w:commentRangeStart w:id="122"/>
            <m:r>
              <w:rPr>
                <w:rFonts w:ascii="Cambria Math" w:hAnsi="Cambria Math" w:cs="Times New Roman"/>
              </w:rPr>
              <m:t>R</m:t>
            </m:r>
            <w:commentRangeEnd w:id="122"/>
            <m:r>
              <m:rPr>
                <m:sty m:val="p"/>
              </m:rPr>
              <w:rPr>
                <w:rFonts w:ascii="Cambria Math" w:hAnsi="Cambria Math"/>
                <w:sz w:val="18"/>
                <w:szCs w:val="18"/>
                <w:lang w:val="de-DE"/>
              </w:rPr>
              <w:commentReference w:id="122"/>
            </m:r>
            <m:r>
              <w:rPr>
                <w:rFonts w:ascii="Cambria Math" w:hAnsi="Cambria Math" w:cs="Times New Roman"/>
              </w:rPr>
              <m:t>∆</m:t>
            </m:r>
          </m:e>
          <m:sub>
            <m:r>
              <w:rPr>
                <w:rFonts w:ascii="Cambria Math" w:hAnsi="Cambria Math" w:cs="Times New Roman"/>
              </w:rPr>
              <m:t>i,u</m:t>
            </m:r>
          </m:sub>
        </m:sSub>
        <m:r>
          <w:rPr>
            <w:rFonts w:ascii="Cambria Math" w:hAnsi="Cambria Math" w:cs="Times New Roman"/>
          </w:rPr>
          <m:t>)</m:t>
        </m:r>
      </m:oMath>
      <w:r w:rsidRPr="00155995">
        <w:rPr>
          <w:rFonts w:cs="Times New Roman"/>
        </w:rPr>
        <w:t xml:space="preserve"> in species richness of each functional group </w:t>
      </w:r>
      <m:oMath>
        <m:r>
          <w:rPr>
            <w:rFonts w:ascii="Cambria Math" w:hAnsi="Cambria Math" w:cs="Times New Roman"/>
          </w:rPr>
          <m:t xml:space="preserve">i </m:t>
        </m:r>
      </m:oMath>
      <w:r w:rsidRPr="00155995">
        <w:rPr>
          <w:rFonts w:cs="Times New Roman"/>
        </w:rPr>
        <w:t xml:space="preserve">between two-time steps </w:t>
      </w:r>
      <m:oMath>
        <m:r>
          <w:rPr>
            <w:rFonts w:ascii="Cambria Math" w:hAnsi="Cambria Math" w:cs="Times New Roman"/>
          </w:rPr>
          <m:t>t</m:t>
        </m:r>
      </m:oMath>
      <w:r w:rsidRPr="00155995">
        <w:rPr>
          <w:rFonts w:cs="Times New Roman"/>
          <w:i/>
          <w:iCs/>
        </w:rPr>
        <w:t xml:space="preserve"> </w:t>
      </w:r>
      <w:r w:rsidRPr="00155995">
        <w:rPr>
          <w:rFonts w:cs="Times New Roman"/>
          <w:iCs/>
        </w:rPr>
        <w:t>(</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1</m:t>
            </m:r>
          </m:sub>
        </m:sSub>
      </m:oMath>
      <w:r w:rsidR="00E11557">
        <w:rPr>
          <w:rFonts w:cs="Times New Roman"/>
          <w:iCs/>
        </w:rPr>
        <w:t xml:space="preserve"> represents the</w:t>
      </w:r>
      <w:r w:rsidR="00E11557" w:rsidRPr="00E11557">
        <w:rPr>
          <w:rFonts w:cs="Times New Roman"/>
          <w:iCs/>
        </w:rPr>
        <w:t xml:space="preserve"> beginning</w:t>
      </w:r>
      <w:r w:rsidR="00E11557">
        <w:rPr>
          <w:rFonts w:cs="Times New Roman"/>
          <w:iCs/>
        </w:rPr>
        <w:t xml:space="preserve"> and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2</m:t>
            </m:r>
          </m:sub>
        </m:sSub>
      </m:oMath>
      <w:r w:rsidR="00E11557">
        <w:rPr>
          <w:rFonts w:cs="Times New Roman"/>
          <w:iCs/>
        </w:rPr>
        <w:t xml:space="preserve"> the end of the period)</w:t>
      </w:r>
      <w:r w:rsidRPr="00155995">
        <w:rPr>
          <w:rFonts w:cs="Times New Roman"/>
          <w:iCs/>
        </w:rPr>
        <w:t>:</w:t>
      </w:r>
    </w:p>
    <w:p w14:paraId="62E07002" w14:textId="77777777" w:rsidR="00155995" w:rsidRPr="00155995" w:rsidRDefault="00155995" w:rsidP="00155995">
      <w:pPr>
        <w:spacing w:line="360" w:lineRule="auto"/>
        <w:jc w:val="both"/>
        <w:rPr>
          <w:rFonts w:cs="Times New Roman"/>
        </w:rPr>
      </w:pPr>
    </w:p>
    <w:p w14:paraId="5735E7CC" w14:textId="77777777" w:rsidR="00155995" w:rsidRPr="00155995" w:rsidRDefault="00B748BD" w:rsidP="00155995">
      <w:pPr>
        <w:spacing w:line="360" w:lineRule="auto"/>
        <w:jc w:val="both"/>
        <w:rPr>
          <w:rFonts w:cs="Times New Roman"/>
        </w:rPr>
      </w:pPr>
      <m:oMathPara>
        <m:oMathParaPr>
          <m:jc m:val="right"/>
        </m:oMathPara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i,u</m:t>
              </m:r>
            </m:sub>
          </m:sSub>
          <m:r>
            <m:rPr>
              <m:sty m:val="p"/>
            </m:rPr>
            <w:rPr>
              <w:rFonts w:ascii="Cambria Math" w:hAnsi="Cambria Math" w:cs="Times New Roman"/>
            </w:rPr>
            <m:t>= </m:t>
          </m:r>
          <m:sSup>
            <m:sSupPr>
              <m:ctrlPr>
                <w:rPr>
                  <w:rFonts w:ascii="Cambria Math" w:hAnsi="Cambria Math" w:cs="Times New Roman"/>
                  <w:i/>
                  <w:iCs/>
                </w:rPr>
              </m:ctrlPr>
            </m:sSupPr>
            <m:e>
              <m:d>
                <m:dPr>
                  <m:ctrlPr>
                    <w:rPr>
                      <w:rFonts w:ascii="Cambria Math" w:hAnsi="Cambria Math" w:cs="Times New Roman"/>
                      <w:i/>
                      <w:iCs/>
                    </w:rPr>
                  </m:ctrlPr>
                </m:dPr>
                <m:e>
                  <m:f>
                    <m:fPr>
                      <m:ctrlPr>
                        <w:rPr>
                          <w:rFonts w:ascii="Cambria Math" w:hAnsi="Cambria Math" w:cs="Times New Roman"/>
                          <w:i/>
                          <w:iCs/>
                        </w:rPr>
                      </m:ctrlPr>
                    </m:fPr>
                    <m:num>
                      <m:nary>
                        <m:naryPr>
                          <m:chr m:val="∑"/>
                          <m:limLoc m:val="subSup"/>
                          <m:ctrlPr>
                            <w:rPr>
                              <w:rFonts w:ascii="Cambria Math" w:hAnsi="Cambria Math" w:cs="Times New Roman"/>
                              <w:i/>
                              <w:iCs/>
                            </w:rPr>
                          </m:ctrlPr>
                        </m:naryPr>
                        <m:sub>
                          <m:r>
                            <w:rPr>
                              <w:rFonts w:ascii="Cambria Math" w:hAnsi="Cambria Math" w:cs="Times New Roman"/>
                            </w:rPr>
                            <m:t>j</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ij</m:t>
                              </m:r>
                            </m:sub>
                          </m:sSub>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j,</m:t>
                              </m:r>
                              <m:sSub>
                                <m:sSubPr>
                                  <m:ctrlPr>
                                    <w:rPr>
                                      <w:rFonts w:ascii="Cambria Math" w:hAnsi="Cambria Math" w:cs="Times New Roman"/>
                                      <w:i/>
                                      <w:iCs/>
                                    </w:rPr>
                                  </m:ctrlPr>
                                </m:sSubPr>
                                <m:e>
                                  <m:r>
                                    <w:rPr>
                                      <w:rFonts w:ascii="Cambria Math" w:hAnsi="Cambria Math" w:cs="Times New Roman"/>
                                    </w:rPr>
                                    <m:t>u,t</m:t>
                                  </m:r>
                                </m:e>
                                <m:sub>
                                  <m:r>
                                    <w:rPr>
                                      <w:rFonts w:ascii="Cambria Math" w:hAnsi="Cambria Math" w:cs="Times New Roman"/>
                                    </w:rPr>
                                    <m:t>2</m:t>
                                  </m:r>
                                </m:sub>
                              </m:sSub>
                            </m:sub>
                          </m:sSub>
                          <m:r>
                            <w:rPr>
                              <w:rFonts w:ascii="Cambria Math" w:hAnsi="Cambria Math" w:cs="Times New Roman"/>
                            </w:rPr>
                            <m:t>-</m:t>
                          </m:r>
                          <m:nary>
                            <m:naryPr>
                              <m:chr m:val="∑"/>
                              <m:limLoc m:val="subSup"/>
                              <m:ctrlPr>
                                <w:rPr>
                                  <w:rFonts w:ascii="Cambria Math" w:hAnsi="Cambria Math" w:cs="Times New Roman"/>
                                  <w:i/>
                                  <w:iCs/>
                                </w:rPr>
                              </m:ctrlPr>
                            </m:naryPr>
                            <m:sub>
                              <m:r>
                                <w:rPr>
                                  <w:rFonts w:ascii="Cambria Math" w:hAnsi="Cambria Math" w:cs="Times New Roman"/>
                                </w:rPr>
                                <m:t>j</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ij</m:t>
                                  </m:r>
                                </m:sub>
                              </m:sSub>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j,u,</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1</m:t>
                                      </m:r>
                                    </m:sub>
                                  </m:sSub>
                                </m:sub>
                              </m:sSub>
                            </m:e>
                          </m:nary>
                        </m:e>
                      </m:nary>
                    </m:num>
                    <m:den>
                      <m:nary>
                        <m:naryPr>
                          <m:chr m:val="∑"/>
                          <m:limLoc m:val="subSup"/>
                          <m:ctrlPr>
                            <w:rPr>
                              <w:rFonts w:ascii="Cambria Math" w:hAnsi="Cambria Math" w:cs="Times New Roman"/>
                              <w:i/>
                              <w:iCs/>
                            </w:rPr>
                          </m:ctrlPr>
                        </m:naryPr>
                        <m:sub>
                          <m:r>
                            <w:rPr>
                              <w:rFonts w:ascii="Cambria Math" w:hAnsi="Cambria Math" w:cs="Times New Roman"/>
                            </w:rPr>
                            <m:t>j</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ij</m:t>
                              </m:r>
                            </m:sub>
                          </m:sSub>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j,u,</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1</m:t>
                                  </m:r>
                                </m:sub>
                              </m:sSub>
                            </m:sub>
                          </m:sSub>
                        </m:e>
                      </m:nary>
                    </m:den>
                  </m:f>
                </m:e>
              </m:d>
            </m:e>
            <m:sup>
              <m:r>
                <w:rPr>
                  <w:rFonts w:ascii="Cambria Math" w:hAnsi="Cambria Math" w:cs="Times New Roman"/>
                </w:rPr>
                <m:t>z</m:t>
              </m:r>
            </m:sup>
          </m:sSup>
          <m:r>
            <w:rPr>
              <w:rFonts w:ascii="Cambria Math" w:hAnsi="Cambria Math" w:cs="Times New Roman"/>
            </w:rPr>
            <m:t xml:space="preserve">,                                           (1) </m:t>
          </m:r>
        </m:oMath>
      </m:oMathPara>
    </w:p>
    <w:p w14:paraId="4A0A6C9A" w14:textId="77777777" w:rsidR="00155995" w:rsidRPr="00155995" w:rsidRDefault="00155995" w:rsidP="00155995">
      <w:pPr>
        <w:spacing w:line="360" w:lineRule="auto"/>
        <w:jc w:val="both"/>
        <w:rPr>
          <w:rFonts w:cs="Times New Roman"/>
        </w:rPr>
      </w:pPr>
    </w:p>
    <w:p w14:paraId="0CF53494" w14:textId="21A28A6A" w:rsidR="00155995" w:rsidRPr="00155995" w:rsidRDefault="00E11557" w:rsidP="00155995">
      <w:pPr>
        <w:spacing w:line="360" w:lineRule="auto"/>
        <w:jc w:val="both"/>
        <w:rPr>
          <w:rFonts w:cs="Times New Roman"/>
        </w:rPr>
      </w:pPr>
      <w:r w:rsidRPr="00155995">
        <w:rPr>
          <w:rFonts w:cs="Times New Roman"/>
        </w:rPr>
        <w:t>W</w:t>
      </w:r>
      <w:r w:rsidR="00155995" w:rsidRPr="00155995">
        <w:rPr>
          <w:rFonts w:cs="Times New Roman"/>
        </w:rPr>
        <w:t>here</w:t>
      </w:r>
      <w:r w:rsidRPr="00E11557">
        <w:rPr>
          <w:rFonts w:cs="Times New Roman"/>
        </w:rPr>
        <w:t xml:space="preserve"> </w:t>
      </w: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j,u,t</m:t>
            </m:r>
          </m:sub>
        </m:sSub>
      </m:oMath>
      <w:r w:rsidR="00155995" w:rsidRPr="00155995">
        <w:rPr>
          <w:rFonts w:cs="Times New Roman"/>
          <w:iCs/>
        </w:rPr>
        <w:t xml:space="preserve"> is the </w:t>
      </w:r>
      <w:commentRangeStart w:id="123"/>
      <w:commentRangeStart w:id="124"/>
      <w:r w:rsidR="00421C42">
        <w:rPr>
          <w:rFonts w:cs="Times New Roman"/>
          <w:iCs/>
        </w:rPr>
        <w:t>area</w:t>
      </w:r>
      <w:r w:rsidR="00B0366D" w:rsidRPr="00155995">
        <w:rPr>
          <w:rFonts w:cs="Times New Roman"/>
          <w:iCs/>
        </w:rPr>
        <w:t xml:space="preserve"> </w:t>
      </w:r>
      <w:commentRangeEnd w:id="123"/>
      <w:r w:rsidR="008F256A">
        <w:rPr>
          <w:rStyle w:val="CommentReference"/>
        </w:rPr>
        <w:commentReference w:id="123"/>
      </w:r>
      <w:commentRangeEnd w:id="124"/>
      <w:r w:rsidR="00421C42">
        <w:rPr>
          <w:rStyle w:val="CommentReference"/>
        </w:rPr>
        <w:commentReference w:id="124"/>
      </w:r>
      <w:r w:rsidR="00155995" w:rsidRPr="00155995">
        <w:rPr>
          <w:rFonts w:cs="Times New Roman"/>
        </w:rPr>
        <w:t xml:space="preserve">of each land-use type </w:t>
      </w:r>
      <w:r w:rsidR="00155995" w:rsidRPr="00155995">
        <w:rPr>
          <w:rFonts w:cs="Times New Roman"/>
          <w:i/>
        </w:rPr>
        <w:t>j,</w:t>
      </w:r>
      <w:r w:rsidR="00155995" w:rsidRPr="00155995">
        <w:rPr>
          <w:rFonts w:cs="Times New Roman"/>
        </w:rPr>
        <w:t xml:space="preserve"> in each </w:t>
      </w:r>
      <w:commentRangeStart w:id="125"/>
      <w:commentRangeStart w:id="126"/>
      <w:r w:rsidR="00155995" w:rsidRPr="00155995">
        <w:rPr>
          <w:rFonts w:cs="Times New Roman"/>
        </w:rPr>
        <w:t xml:space="preserve">sampling unit </w:t>
      </w:r>
      <w:r w:rsidR="00155995" w:rsidRPr="00155995">
        <w:rPr>
          <w:rFonts w:cs="Times New Roman"/>
          <w:i/>
        </w:rPr>
        <w:t>u</w:t>
      </w:r>
      <w:r w:rsidR="00155995" w:rsidRPr="00155995">
        <w:rPr>
          <w:rFonts w:cs="Times New Roman"/>
        </w:rPr>
        <w:t xml:space="preserve"> </w:t>
      </w:r>
      <w:commentRangeEnd w:id="125"/>
      <w:r w:rsidR="00214DC1">
        <w:rPr>
          <w:rStyle w:val="CommentReference"/>
        </w:rPr>
        <w:commentReference w:id="125"/>
      </w:r>
      <w:commentRangeEnd w:id="126"/>
      <w:r w:rsidR="00703C12">
        <w:rPr>
          <w:rStyle w:val="CommentReference"/>
        </w:rPr>
        <w:commentReference w:id="126"/>
      </w:r>
      <w:r w:rsidR="00155995" w:rsidRPr="00155995">
        <w:rPr>
          <w:rFonts w:cs="Times New Roman"/>
        </w:rPr>
        <w:t xml:space="preserve">at time </w:t>
      </w:r>
      <w:r w:rsidR="00155995" w:rsidRPr="00155995">
        <w:rPr>
          <w:rFonts w:cs="Times New Roman"/>
          <w:i/>
        </w:rPr>
        <w:t>t</w:t>
      </w:r>
      <w:r w:rsidR="00155995" w:rsidRPr="00155995">
        <w:rPr>
          <w:rFonts w:cs="Times New Roman"/>
        </w:rPr>
        <w:t>, derive</w:t>
      </w:r>
      <w:r w:rsidR="008F256A">
        <w:rPr>
          <w:rFonts w:cs="Times New Roman"/>
        </w:rPr>
        <w:t>d</w:t>
      </w:r>
      <w:r w:rsidR="00155995" w:rsidRPr="00155995">
        <w:rPr>
          <w:rFonts w:cs="Times New Roman"/>
        </w:rPr>
        <w:t xml:space="preserve"> from</w:t>
      </w:r>
      <w:r w:rsidR="00B0366D">
        <w:rPr>
          <w:rFonts w:cs="Times New Roman"/>
        </w:rPr>
        <w:t xml:space="preserve"> the</w:t>
      </w:r>
      <w:r w:rsidR="00155995" w:rsidRPr="00155995">
        <w:rPr>
          <w:rFonts w:cs="Times New Roman"/>
        </w:rPr>
        <w:t xml:space="preserve"> LUH2</w:t>
      </w:r>
      <w:r w:rsidR="00B0366D">
        <w:rPr>
          <w:rFonts w:cs="Times New Roman"/>
        </w:rPr>
        <w:t xml:space="preserve"> dataset</w:t>
      </w:r>
      <w:r w:rsidR="00155995" w:rsidRPr="00155995">
        <w:rPr>
          <w:rFonts w:cs="Times New Roman"/>
        </w:rPr>
        <w:t xml:space="preserve">, </w:t>
      </w:r>
      <w:proofErr w:type="spellStart"/>
      <w:r w:rsidR="00155995" w:rsidRPr="00155995">
        <w:rPr>
          <w:rFonts w:cs="Times New Roman"/>
          <w:i/>
        </w:rPr>
        <w:t>h</w:t>
      </w:r>
      <w:r w:rsidR="00155995" w:rsidRPr="00155995">
        <w:rPr>
          <w:rFonts w:cs="Times New Roman"/>
          <w:i/>
          <w:vertAlign w:val="subscript"/>
        </w:rPr>
        <w:t>ij</w:t>
      </w:r>
      <w:proofErr w:type="spellEnd"/>
      <w:r w:rsidR="00155995" w:rsidRPr="00155995">
        <w:rPr>
          <w:rFonts w:cs="Times New Roman"/>
          <w:vertAlign w:val="subscript"/>
        </w:rPr>
        <w:t xml:space="preserve"> </w:t>
      </w:r>
      <w:r w:rsidR="00155995" w:rsidRPr="00155995">
        <w:rPr>
          <w:rFonts w:cs="Times New Roman"/>
        </w:rPr>
        <w:t xml:space="preserve">is the affinity of species group </w:t>
      </w:r>
      <m:oMath>
        <m:r>
          <w:rPr>
            <w:rFonts w:ascii="Cambria Math" w:hAnsi="Cambria Math" w:cs="Times New Roman"/>
          </w:rPr>
          <m:t>i</m:t>
        </m:r>
      </m:oMath>
      <w:r w:rsidR="00155995" w:rsidRPr="00155995">
        <w:rPr>
          <w:rFonts w:cs="Times New Roman"/>
        </w:rPr>
        <w:t xml:space="preserve"> to </w:t>
      </w:r>
      <w:r w:rsidR="00B0366D">
        <w:rPr>
          <w:rFonts w:cs="Times New Roman"/>
        </w:rPr>
        <w:t xml:space="preserve">the </w:t>
      </w:r>
      <w:r w:rsidR="00155995" w:rsidRPr="00155995">
        <w:rPr>
          <w:rFonts w:cs="Times New Roman"/>
        </w:rPr>
        <w:t xml:space="preserve">land-use type </w:t>
      </w:r>
      <m:oMath>
        <m:r>
          <w:rPr>
            <w:rFonts w:ascii="Cambria Math" w:hAnsi="Cambria Math" w:cs="Times New Roman"/>
          </w:rPr>
          <m:t>j</m:t>
        </m:r>
      </m:oMath>
      <w:r w:rsidR="00155995" w:rsidRPr="00155995">
        <w:rPr>
          <w:rFonts w:cs="Times New Roman"/>
        </w:rPr>
        <w:t xml:space="preserve">, </w:t>
      </w:r>
      <m:oMath>
        <m:r>
          <w:rPr>
            <w:rFonts w:ascii="Cambria Math" w:hAnsi="Cambria Math" w:cs="Times New Roman"/>
          </w:rPr>
          <m:t>n</m:t>
        </m:r>
      </m:oMath>
      <w:r w:rsidR="00155995" w:rsidRPr="00155995">
        <w:rPr>
          <w:rFonts w:cs="Times New Roman"/>
        </w:rPr>
        <w:t xml:space="preserve"> is the number of land use types, </w:t>
      </w:r>
      <w:r w:rsidR="00155995" w:rsidRPr="00155995">
        <w:rPr>
          <w:rFonts w:eastAsiaTheme="minorEastAsia" w:cs="Times New Roman"/>
        </w:rPr>
        <w:t xml:space="preserve">and </w:t>
      </w:r>
      <w:r w:rsidR="00155995" w:rsidRPr="00421C42">
        <w:rPr>
          <w:rFonts w:eastAsiaTheme="minorEastAsia" w:cs="Times New Roman"/>
          <w:i/>
          <w:iCs/>
        </w:rPr>
        <w:t>z</w:t>
      </w:r>
      <w:r w:rsidR="00155995" w:rsidRPr="00155995">
        <w:rPr>
          <w:rFonts w:ascii="Times New Roman" w:eastAsia="Times New Roman" w:hAnsi="Times New Roman" w:cs="Times New Roman"/>
          <w:i/>
          <w:lang w:eastAsia="de-AT"/>
        </w:rPr>
        <w:t xml:space="preserve"> </w:t>
      </w:r>
      <w:r w:rsidR="00155995" w:rsidRPr="00155995">
        <w:rPr>
          <w:rFonts w:eastAsiaTheme="minorEastAsia" w:cs="Times New Roman"/>
        </w:rPr>
        <w:t>is a constant indicating the rate at which species richness increases with area.</w:t>
      </w:r>
      <w:r w:rsidR="00155995" w:rsidRPr="00155995">
        <w:rPr>
          <w:rFonts w:cs="Times New Roman"/>
        </w:rPr>
        <w:t xml:space="preserve"> </w:t>
      </w:r>
      <w:r w:rsidR="00155995" w:rsidRPr="00155995">
        <w:rPr>
          <w:rFonts w:eastAsiaTheme="minorEastAsia" w:cs="Times New Roman"/>
        </w:rPr>
        <w:t xml:space="preserve">Following </w:t>
      </w:r>
      <w:commentRangeStart w:id="127"/>
      <w:r w:rsidR="00155995" w:rsidRPr="00155995">
        <w:rPr>
          <w:rFonts w:eastAsiaTheme="minorEastAsia" w:cs="Times New Roman"/>
        </w:rPr>
        <w:t xml:space="preserve">Marques et al (2019), </w:t>
      </w:r>
      <w:commentRangeEnd w:id="127"/>
      <w:r w:rsidR="00155995" w:rsidRPr="00155995">
        <w:rPr>
          <w:sz w:val="18"/>
          <w:szCs w:val="18"/>
          <w:lang w:val="de-DE"/>
        </w:rPr>
        <w:commentReference w:id="127"/>
      </w:r>
      <w:r w:rsidR="00155995" w:rsidRPr="00155995">
        <w:rPr>
          <w:rFonts w:eastAsiaTheme="minorEastAsia" w:cs="Times New Roman"/>
        </w:rPr>
        <w:t xml:space="preserve">we obtained </w:t>
      </w:r>
      <w:r w:rsidR="00155995" w:rsidRPr="00421C42">
        <w:rPr>
          <w:rFonts w:eastAsiaTheme="minorEastAsia" w:cs="Times New Roman"/>
          <w:i/>
          <w:iCs/>
        </w:rPr>
        <w:t>z</w:t>
      </w:r>
      <w:r w:rsidR="00155995" w:rsidRPr="00155995">
        <w:rPr>
          <w:rFonts w:eastAsiaTheme="minorEastAsia" w:cs="Times New Roman"/>
        </w:rPr>
        <w:t xml:space="preserve">-values from Storch et al (2012) and species group affinities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ij</m:t>
            </m:r>
          </m:sub>
        </m:sSub>
        <m:r>
          <w:rPr>
            <w:rFonts w:ascii="Cambria Math" w:hAnsi="Cambria Math" w:cs="Times New Roman"/>
          </w:rPr>
          <m:t>)</m:t>
        </m:r>
      </m:oMath>
      <w:r w:rsidR="00155995" w:rsidRPr="00155995">
        <w:rPr>
          <w:rFonts w:eastAsiaTheme="minorEastAsia" w:cs="Times New Roman"/>
          <w:iCs/>
        </w:rPr>
        <w:t xml:space="preserve"> to the different land use types from plot-scale studies using space-for-time </w:t>
      </w:r>
      <w:r w:rsidR="00B86BF9" w:rsidRPr="00155995">
        <w:rPr>
          <w:rFonts w:eastAsiaTheme="minorEastAsia" w:cs="Times New Roman"/>
          <w:iCs/>
        </w:rPr>
        <w:t>substitution</w:t>
      </w:r>
      <w:r w:rsidR="00155995" w:rsidRPr="00155995">
        <w:rPr>
          <w:rFonts w:eastAsiaTheme="minorEastAsia" w:cs="Times New Roman"/>
          <w:iCs/>
        </w:rPr>
        <w:t>.</w:t>
      </w:r>
      <w:r w:rsidR="004F1C28">
        <w:rPr>
          <w:rFonts w:eastAsiaTheme="minorEastAsia" w:cs="Times New Roman"/>
          <w:iCs/>
        </w:rPr>
        <w:t xml:space="preserve"> </w:t>
      </w:r>
      <w:del w:id="128" w:author="Ines Martins" w:date="2020-10-01T15:26:00Z">
        <w:r w:rsidR="00155995" w:rsidRPr="00155995" w:rsidDel="00ED6DD8">
          <w:rPr>
            <w:rFonts w:eastAsiaTheme="minorEastAsia" w:cs="Times New Roman"/>
            <w:iCs/>
          </w:rPr>
          <w:delText xml:space="preserve"> </w:delText>
        </w:r>
      </w:del>
      <w:commentRangeStart w:id="129"/>
      <w:r w:rsidR="00155995" w:rsidRPr="00155995">
        <w:rPr>
          <w:rFonts w:cs="Times New Roman"/>
        </w:rPr>
        <w:t xml:space="preserve">We used </w:t>
      </w:r>
      <w:r w:rsidR="00155995" w:rsidRPr="00155995">
        <w:rPr>
          <w:rFonts w:cs="Times New Roman"/>
          <w:lang w:val="en-GB"/>
        </w:rPr>
        <w:t>habitat preferences listed by Birdlife</w:t>
      </w:r>
      <w:r w:rsidR="008F256A">
        <w:rPr>
          <w:rFonts w:cs="Times New Roman"/>
          <w:lang w:val="en-GB"/>
        </w:rPr>
        <w:t xml:space="preserve"> </w:t>
      </w:r>
      <w:r w:rsidR="00AD2CFD">
        <w:rPr>
          <w:rFonts w:cs="Times New Roman"/>
          <w:lang w:val="en-GB"/>
        </w:rPr>
        <w:fldChar w:fldCharType="begin"/>
      </w:r>
      <w:r w:rsidR="00AD2CFD">
        <w:rPr>
          <w:rFonts w:cs="Times New Roman"/>
          <w:lang w:val="en-GB"/>
        </w:rPr>
        <w:instrText xml:space="preserve"> ADDIN ZOTERO_ITEM CSL_CITATION {"citationID":"a2k8rjatcrj","properties":{"formattedCitation":"(BirdLife International, 2016)","plainCitation":"(BirdLife International, 2016)","noteIndex":0},"citationItems":[{"id":3456,"uris":["http://zotero.org/users/520161/items/BAU2GWZW"],"uri":["http://zotero.org/users/520161/items/BAU2GWZW"],"itemData":{"id":3456,"type":"article-journal","author":[{"family":"BirdLife International","given":""}],"issued":{"date-parts":[["2016"]]}}}],"schema":"https://github.com/citation-style-language/schema/raw/master/csl-citation.json"} </w:instrText>
      </w:r>
      <w:r w:rsidR="00AD2CFD">
        <w:rPr>
          <w:rFonts w:cs="Times New Roman"/>
          <w:lang w:val="en-GB"/>
        </w:rPr>
        <w:fldChar w:fldCharType="separate"/>
      </w:r>
      <w:r w:rsidR="00AD2CFD" w:rsidRPr="00AD2CFD">
        <w:rPr>
          <w:rFonts w:ascii="Calibri" w:hAnsi="Calibri" w:cs="Calibri"/>
        </w:rPr>
        <w:t>(BirdLife International, 2016)</w:t>
      </w:r>
      <w:r w:rsidR="00AD2CFD">
        <w:rPr>
          <w:rFonts w:cs="Times New Roman"/>
          <w:lang w:val="en-GB"/>
        </w:rPr>
        <w:fldChar w:fldCharType="end"/>
      </w:r>
      <w:r w:rsidR="00155995" w:rsidRPr="00155995">
        <w:rPr>
          <w:rFonts w:cs="Times New Roman"/>
          <w:lang w:val="en-GB"/>
        </w:rPr>
        <w:t xml:space="preserve">, to classify </w:t>
      </w:r>
      <w:r w:rsidR="008F256A">
        <w:rPr>
          <w:rFonts w:cs="Times New Roman"/>
          <w:lang w:val="en-GB"/>
        </w:rPr>
        <w:t xml:space="preserve">each </w:t>
      </w:r>
      <w:r w:rsidR="00155995" w:rsidRPr="00155995">
        <w:rPr>
          <w:rFonts w:cs="Times New Roman"/>
          <w:lang w:val="en-GB"/>
        </w:rPr>
        <w:t xml:space="preserve">bird </w:t>
      </w:r>
      <w:r w:rsidR="00155995" w:rsidRPr="00155995">
        <w:rPr>
          <w:rFonts w:cs="Times New Roman"/>
        </w:rPr>
        <w:t>species in two</w:t>
      </w:r>
      <w:r w:rsidR="00B73194">
        <w:rPr>
          <w:rFonts w:cs="Times New Roman"/>
        </w:rPr>
        <w:t xml:space="preserve"> distinct</w:t>
      </w:r>
      <w:r w:rsidR="00155995" w:rsidRPr="00155995">
        <w:rPr>
          <w:rFonts w:cs="Times New Roman"/>
        </w:rPr>
        <w:t xml:space="preserve"> functional species groups: forest species, and non-forest species</w:t>
      </w:r>
      <w:r w:rsidR="00155995" w:rsidRPr="00155995">
        <w:rPr>
          <w:rFonts w:cs="Times New Roman"/>
          <w:lang w:val="en-GB"/>
        </w:rPr>
        <w:t xml:space="preserve">. </w:t>
      </w:r>
      <w:commentRangeEnd w:id="129"/>
      <w:r w:rsidR="00214DC1">
        <w:rPr>
          <w:rStyle w:val="CommentReference"/>
        </w:rPr>
        <w:commentReference w:id="129"/>
      </w:r>
      <w:del w:id="130" w:author="Ines Martins" w:date="2020-10-01T15:40:00Z">
        <w:r w:rsidR="00B73194" w:rsidDel="00D33159">
          <w:rPr>
            <w:rFonts w:cs="Times New Roman"/>
            <w:lang w:val="en-GB"/>
          </w:rPr>
          <w:delText xml:space="preserve"> </w:delText>
        </w:r>
        <w:r w:rsidR="004F1C28" w:rsidRPr="004F1C28" w:rsidDel="00D33159">
          <w:rPr>
            <w:rFonts w:cs="Times New Roman"/>
            <w:lang w:val="en-GB"/>
          </w:rPr>
          <w:delText xml:space="preserve"> </w:delText>
        </w:r>
      </w:del>
      <w:r w:rsidR="004F1C28" w:rsidRPr="004F1C28">
        <w:rPr>
          <w:rFonts w:cs="Times New Roman"/>
          <w:lang w:val="en-GB"/>
        </w:rPr>
        <w:t xml:space="preserve">Forest bird species were defined as those having high dependency on forest habitats, </w:t>
      </w:r>
      <w:r w:rsidR="004F1C28">
        <w:rPr>
          <w:rFonts w:cs="Times New Roman"/>
          <w:lang w:val="en-GB"/>
        </w:rPr>
        <w:t>whereas</w:t>
      </w:r>
      <w:r w:rsidR="004F1C28" w:rsidRPr="004F1C28">
        <w:rPr>
          <w:rFonts w:cs="Times New Roman"/>
          <w:lang w:val="en-GB"/>
        </w:rPr>
        <w:t xml:space="preserve"> species know to occupied</w:t>
      </w:r>
      <w:r w:rsidR="004F1C28">
        <w:rPr>
          <w:rFonts w:cs="Times New Roman"/>
          <w:lang w:val="en-GB"/>
        </w:rPr>
        <w:t xml:space="preserve"> and tolerate</w:t>
      </w:r>
      <w:r w:rsidR="004F1C28" w:rsidRPr="004F1C28">
        <w:rPr>
          <w:rFonts w:cs="Times New Roman"/>
          <w:lang w:val="en-GB"/>
        </w:rPr>
        <w:t xml:space="preserve"> </w:t>
      </w:r>
      <w:r w:rsidR="00C144B0">
        <w:rPr>
          <w:rFonts w:cs="Times New Roman"/>
          <w:lang w:val="en-GB"/>
        </w:rPr>
        <w:t>non-forest</w:t>
      </w:r>
      <w:r w:rsidR="00C144B0" w:rsidRPr="004F1C28">
        <w:rPr>
          <w:rFonts w:cs="Times New Roman"/>
          <w:lang w:val="en-GB"/>
        </w:rPr>
        <w:t xml:space="preserve"> </w:t>
      </w:r>
      <w:r w:rsidR="004F1C28" w:rsidRPr="004F1C28">
        <w:rPr>
          <w:rFonts w:cs="Times New Roman"/>
          <w:lang w:val="en-GB"/>
        </w:rPr>
        <w:t xml:space="preserve">habitats </w:t>
      </w:r>
      <w:r w:rsidR="004F1C28">
        <w:rPr>
          <w:rFonts w:cs="Times New Roman"/>
          <w:lang w:val="en-GB"/>
        </w:rPr>
        <w:t xml:space="preserve">were classified as </w:t>
      </w:r>
      <w:r w:rsidR="004F1C28" w:rsidRPr="004F1C28">
        <w:rPr>
          <w:rFonts w:cs="Times New Roman"/>
          <w:lang w:val="en-GB"/>
        </w:rPr>
        <w:t xml:space="preserve">non-forest specialists. </w:t>
      </w:r>
      <w:r w:rsidR="004F1C28">
        <w:rPr>
          <w:rFonts w:cs="Times New Roman"/>
          <w:lang w:val="en-GB"/>
        </w:rPr>
        <w:t xml:space="preserve">Following </w:t>
      </w:r>
      <w:r w:rsidR="00C144B0">
        <w:rPr>
          <w:rFonts w:cs="Times New Roman"/>
          <w:lang w:val="en-GB"/>
        </w:rPr>
        <w:t>these criteria</w:t>
      </w:r>
      <w:r w:rsidR="004F1C28">
        <w:rPr>
          <w:rFonts w:cs="Times New Roman"/>
          <w:lang w:val="en-GB"/>
        </w:rPr>
        <w:t xml:space="preserve">, we classified </w:t>
      </w:r>
      <w:r w:rsidR="00703C12">
        <w:rPr>
          <w:rFonts w:cs="Times New Roman"/>
          <w:lang w:val="en-GB"/>
        </w:rPr>
        <w:t>3500</w:t>
      </w:r>
      <w:r w:rsidR="00703C12" w:rsidRPr="00B73194">
        <w:rPr>
          <w:rFonts w:cs="Times New Roman"/>
          <w:lang w:val="en-GB"/>
        </w:rPr>
        <w:t xml:space="preserve"> </w:t>
      </w:r>
      <w:r w:rsidR="00C144B0">
        <w:rPr>
          <w:rFonts w:cs="Times New Roman"/>
          <w:lang w:val="en-GB"/>
        </w:rPr>
        <w:t xml:space="preserve">bird </w:t>
      </w:r>
      <w:r w:rsidR="004F1C28" w:rsidRPr="00B73194">
        <w:rPr>
          <w:rFonts w:cs="Times New Roman"/>
          <w:lang w:val="en-GB"/>
        </w:rPr>
        <w:t xml:space="preserve">species as </w:t>
      </w:r>
      <w:r w:rsidR="004F1C28">
        <w:rPr>
          <w:rFonts w:cs="Times New Roman"/>
          <w:lang w:val="en-GB"/>
        </w:rPr>
        <w:t>forest</w:t>
      </w:r>
      <w:r w:rsidR="004F1C28" w:rsidRPr="00B73194">
        <w:rPr>
          <w:rFonts w:cs="Times New Roman"/>
          <w:lang w:val="en-GB"/>
        </w:rPr>
        <w:t xml:space="preserve"> species and</w:t>
      </w:r>
      <w:r w:rsidR="004F1C28">
        <w:rPr>
          <w:rFonts w:cs="Times New Roman"/>
          <w:lang w:val="en-GB"/>
        </w:rPr>
        <w:t xml:space="preserve"> 6353 as</w:t>
      </w:r>
      <w:r w:rsidR="004F1C28" w:rsidRPr="00B73194">
        <w:rPr>
          <w:rFonts w:cs="Times New Roman"/>
          <w:lang w:val="en-GB"/>
        </w:rPr>
        <w:t xml:space="preserve"> </w:t>
      </w:r>
      <w:r w:rsidR="004F1C28">
        <w:rPr>
          <w:rFonts w:cs="Times New Roman"/>
          <w:lang w:val="en-GB"/>
        </w:rPr>
        <w:t xml:space="preserve">non-forest </w:t>
      </w:r>
      <w:r w:rsidR="004F1C28" w:rsidRPr="00B73194">
        <w:rPr>
          <w:rFonts w:cs="Times New Roman"/>
          <w:lang w:val="en-GB"/>
        </w:rPr>
        <w:t>species</w:t>
      </w:r>
      <w:r w:rsidR="00C144B0">
        <w:rPr>
          <w:rFonts w:cs="Times New Roman"/>
          <w:lang w:val="en-GB"/>
        </w:rPr>
        <w:t>. Then, f</w:t>
      </w:r>
      <w:r w:rsidR="00C144B0" w:rsidRPr="00155995">
        <w:rPr>
          <w:rFonts w:cs="Times New Roman"/>
        </w:rPr>
        <w:t xml:space="preserve">or </w:t>
      </w:r>
      <w:r w:rsidR="00155995" w:rsidRPr="00155995">
        <w:rPr>
          <w:rFonts w:cs="Times New Roman"/>
        </w:rPr>
        <w:t>each human-modified habitat</w:t>
      </w:r>
      <w:r w:rsidR="00B86BF9">
        <w:rPr>
          <w:rFonts w:cs="Times New Roman"/>
        </w:rPr>
        <w:t>,</w:t>
      </w:r>
      <w:r w:rsidR="00155995" w:rsidRPr="00155995">
        <w:rPr>
          <w:rFonts w:cs="Times New Roman"/>
        </w:rPr>
        <w:t xml:space="preserve"> we calculated affinities as:</w:t>
      </w:r>
    </w:p>
    <w:p w14:paraId="35EEC312" w14:textId="77777777" w:rsidR="00155995" w:rsidRPr="00155995" w:rsidRDefault="00B748BD" w:rsidP="00155995">
      <w:pPr>
        <w:spacing w:line="360" w:lineRule="auto"/>
        <w:jc w:val="both"/>
        <w:rPr>
          <w:rFonts w:cs="Times New Roman"/>
          <w:lang w:val="en-GB"/>
        </w:rPr>
      </w:pPr>
      <m:oMathPara>
        <m:oMathParaPr>
          <m:jc m:val="right"/>
        </m:oMathPara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ij</m:t>
              </m:r>
            </m:sub>
          </m:sSub>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ij</m:t>
                      </m:r>
                    </m:sub>
                  </m:sSub>
                </m:e>
              </m:d>
            </m:e>
            <m:sup>
              <m:r>
                <w:rPr>
                  <w:rFonts w:ascii="Cambria Math" w:hAnsi="Cambria Math" w:cs="Times New Roman"/>
                </w:rPr>
                <m:t>1/z</m:t>
              </m:r>
            </m:sup>
          </m:sSup>
          <m:r>
            <w:rPr>
              <w:rFonts w:ascii="Cambria Math" w:hAnsi="Cambria Math" w:cs="Times New Roman"/>
            </w:rPr>
            <m:t xml:space="preserve">,                                                                     (2) </m:t>
          </m:r>
        </m:oMath>
      </m:oMathPara>
    </w:p>
    <w:p w14:paraId="23BE50F3" w14:textId="77777777" w:rsidR="00155995" w:rsidRPr="00155995" w:rsidRDefault="00155995" w:rsidP="00155995">
      <w:pPr>
        <w:spacing w:line="360" w:lineRule="auto"/>
        <w:jc w:val="both"/>
        <w:rPr>
          <w:rFonts w:cs="Times New Roman"/>
        </w:rPr>
      </w:pPr>
    </w:p>
    <w:p w14:paraId="573431B9" w14:textId="344DCD0A" w:rsidR="00155995" w:rsidRPr="00155995" w:rsidRDefault="00155995" w:rsidP="00155995">
      <w:pPr>
        <w:spacing w:line="360" w:lineRule="auto"/>
        <w:jc w:val="both"/>
        <w:rPr>
          <w:rFonts w:cs="Times New Roman"/>
        </w:rPr>
      </w:pPr>
      <w:r w:rsidRPr="00155995">
        <w:rPr>
          <w:rFonts w:cs="Times New Roman"/>
        </w:rPr>
        <w:t xml:space="preserve">where </w:t>
      </w:r>
      <m:oMath>
        <m:r>
          <w:rPr>
            <w:rFonts w:ascii="Cambria Math" w:hAnsi="Cambria Math" w:cs="Times New Roman"/>
          </w:rPr>
          <m:t>σ</m:t>
        </m:r>
      </m:oMath>
      <w:r w:rsidRPr="00155995">
        <w:rPr>
          <w:rFonts w:cs="Times New Roman"/>
          <w:vertAlign w:val="subscript"/>
        </w:rPr>
        <w:t>ij</w:t>
      </w:r>
      <w:r w:rsidRPr="00155995">
        <w:rPr>
          <w:rFonts w:cs="Times New Roman"/>
        </w:rPr>
        <w:t xml:space="preserve"> is the relative sensitivity of a functional species group </w:t>
      </w:r>
      <w:proofErr w:type="spellStart"/>
      <w:r w:rsidRPr="00155995">
        <w:rPr>
          <w:rFonts w:cs="Times New Roman"/>
          <w:i/>
        </w:rPr>
        <w:t>i</w:t>
      </w:r>
      <w:proofErr w:type="spellEnd"/>
      <w:r w:rsidRPr="00155995">
        <w:rPr>
          <w:rFonts w:cs="Times New Roman"/>
        </w:rPr>
        <w:t xml:space="preserve"> to a modified habitat type </w:t>
      </w:r>
      <w:r w:rsidRPr="00155995">
        <w:rPr>
          <w:rFonts w:cs="Times New Roman"/>
          <w:i/>
        </w:rPr>
        <w:t>j</w:t>
      </w:r>
      <w:r w:rsidRPr="00155995">
        <w:rPr>
          <w:rFonts w:cs="Times New Roman"/>
        </w:rPr>
        <w:t xml:space="preserve"> compared to its natural habitat. Sensitivity values (</w:t>
      </w:r>
      <m:oMath>
        <m:r>
          <w:rPr>
            <w:rFonts w:ascii="Cambria Math" w:hAnsi="Cambria Math" w:cs="Times New Roman"/>
          </w:rPr>
          <m:t>σ)</m:t>
        </m:r>
      </m:oMath>
      <w:r w:rsidRPr="00155995">
        <w:rPr>
          <w:rFonts w:cs="Times New Roman"/>
        </w:rPr>
        <w:t xml:space="preserve"> were retrieved from the PREDICTS dataset</w:t>
      </w:r>
      <w:r w:rsidR="008364F7">
        <w:rPr>
          <w:rFonts w:cs="Times New Roman"/>
        </w:rPr>
        <w:t xml:space="preserve"> </w:t>
      </w:r>
      <w:r w:rsidR="000D4242">
        <w:rPr>
          <w:rFonts w:cs="Times New Roman"/>
        </w:rPr>
        <w:fldChar w:fldCharType="begin"/>
      </w:r>
      <w:r w:rsidR="008364F7">
        <w:rPr>
          <w:rFonts w:cs="Times New Roman"/>
        </w:rPr>
        <w:instrText xml:space="preserve"> ADDIN ZOTERO_ITEM CSL_CITATION {"citationID":"aso3pd9osu","properties":{"formattedCitation":"(Hudson et al., 2017)","plainCitation":"(Hudson et al., 2017)","noteIndex":0},"citationItems":[{"id":3451,"uris":["http://zotero.org/users/520161/items/GZR2Q4V5"],"uri":["http://zotero.org/users/520161/items/GZR2Q4V5"],"itemData":{"id":3451,"type":"article-journal","abstract":"The PREDICTS project—Projecting Responses of Ecological Diversity In Changing Terrestrial Systems (www.predicts.org.uk)—has collated from published studies a large, reasonably representative database of comparable samples of biodiversity from multiple sites that differ in the nature or intensity of human impacts relating to land use. We have used this evidence base to develop global and regional statistical models of how local biodiversity responds to these measures. We describe and make freely available this 2016 release of the database, containing more than 3.2 million records sampled at over 26,000 locations and representing over 47,000 species. We outline how the database can help in answering a range of questions in ecology and conservation biology. To our knowledge, this is the largest and most geographically and taxonomically representative database of spatial comparisons of biodiversity that has been collated to date; it will be useful to researchers and international efforts wishing to model and understand the global status of biodiversity.","container-title":"Ecology and Evolution","DOI":"10.1002/ece3.2579","ISSN":"2045-7758","issue":"1","language":"en","page":"145-188","source":"Wiley Online Library","title":"The database of the PREDICTS (Projecting Responses of Ecological Diversity In Changing Terrestrial Systems) project","volume":"7","author":[{"family":"Hudson","given":"Lawrence N."},{"family":"Newbold","given":"Tim"},{"family":"Contu","given":"Sara"},{"family":"Hill","given":"Samantha L. L."},{"family":"Lysenko","given":"Igor"},{"family":"Palma","given":"Adriana De"},{"family":"Phillips","given":"Helen R. P."},{"family":"Alhusseini","given":"Tamera I."},{"family":"Bedford","given":"Felicity E."},{"family":"Bennett","given":"Dominic J."},{"family":"Booth","given":"Hollie"},{"family":"Burton","given":"Victoria J."},{"family":"Chng","given":"Charlotte W. T."},{"family":"Choimes","given":"Argyrios"},{"family":"Correia","given":"David L. P."},{"family":"Day","given":"Julie"},{"family":"Echeverría‐Londoño","given":"Susy"},{"family":"Emerson","given":"Susan R."},{"family":"Gao","given":"Di"},{"family":"Garon","given":"Morgan"},{"family":"Harrison","given":"Michelle L. K."},{"family":"Ingram","given":"Daniel J."},{"family":"Jung","given":"Martin"},{"family":"Kemp","given":"Victoria"},{"family":"Kirkpatrick","given":"Lucinda"},{"family":"Martin","given":"Callum D."},{"family":"Pan","given":"Yuan"},{"family":"Pask‐Hale","given":"Gwilym D."},{"family":"Pynegar","given":"Edwin L."},{"family":"Robinson","given":"Alexandra N."},{"family":"Sanchez‐Ortiz","given":"Katia"},{"family":"Senior","given":"Rebecca A."},{"family":"Simmons","given":"Benno I."},{"family":"White","given":"Hannah J."},{"family":"Zhang","given":"Hanbin"},{"family":"Aben","given":"Job"},{"family":"Abrahamczyk","given":"Stefan"},{"family":"Adum","given":"Gilbert B."},{"family":"Aguilar‐Barquero","given":"Virginia"},{"family":"Aizen","given":"Marcelo A."},{"family":"Albertos","given":"Belén"},{"family":"Alcala","given":"E. L."},{"family":"Alguacil","given":"Maria del Mar"},{"family":"Alignier","given":"Audrey"},{"family":"Ancrenaz","given":"Marc"},{"family":"Andersen","given":"Alan N."},{"family":"Arbeláez‐Cortés","given":"Enrique"},{"family":"Armbrecht","given":"Inge"},{"family":"Arroyo‐Rodríguez","given":"Víctor"},{"family":"Aumann","given":"Tom"},{"family":"Axmacher","given":"Jan C."},{"family":"Azhar","given":"Badrul"},{"family":"Azpiroz","given":"Adrián B."},{"family":"Baeten","given":"Lander"},{"family":"Bakayoko","given":"Adama"},{"family":"Báldi","given":"András"},{"family":"Banks","given":"John E."},{"family":"Baral","given":"Sharad K."},{"family":"Barlow","given":"Jos"},{"family":"Barratt","given":"Barbara I. P."},{"family":"Barrico","given":"Lurdes"},{"family":"Bartolommei","given":"Paola"},{"family":"Barton","given":"Diane M."},{"family":"Basset","given":"Yves"},{"family":"Batáry","given":"Péter"},{"family":"Bates","given":"Adam J."},{"family":"Baur","given":"Bruno"},{"family":"Bayne","given":"Erin M."},{"family":"Beja","given":"Pedro"},{"family":"Benedick","given":"Suzan"},{"family":"Berg","given":"Åke"},{"family":"Bernard","given":"Henry"},{"family":"Berry","given":"Nicholas J."},{"family":"Bhatt","given":"Dinesh"},{"family":"Bicknell","given":"Jake E."},{"family":"Bihn","given":"Jochen H."},{"family":"Blake","given":"Robin J."},{"family":"Bobo","given":"Kadiri S."},{"family":"Bóçon","given":"Roberto"},{"family":"Boekhout","given":"Teun"},{"family":"Böhning‐Gaese","given":"Katrin"},{"family":"Bonham","given":"Kevin J."},{"family":"Borges","given":"Paulo A. V."},{"family":"Borges","given":"Sérgio H."},{"family":"Boutin","given":"Céline"},{"family":"Bouyer","given":"Jérémy"},{"family":"Bragagnolo","given":"Cibele"},{"family":"Brandt","given":"Jodi S."},{"family":"Brearley","given":"Francis Q."},{"family":"Brito","given":"Isabel"},{"family":"Bros","given":"Vicenç"},{"family":"Brunet","given":"Jörg"},{"family":"Buczkowski","given":"Grzegorz"},{"family":"Buddle","given":"Christopher M."},{"family":"Bugter","given":"Rob"},{"family":"Buscardo","given":"Erika"},{"family":"Buse","given":"Jörn"},{"family":"Cabra‐García","given":"Jimmy"},{"family":"Cáceres","given":"Nilton C."},{"family":"Cagle","given":"Nicolette L."},{"family":"Calviño‐Cancela","given":"María"},{"family":"Cameron","given":"Sydney A."},{"family":"Cancello","given":"Eliana M."},{"family":"Caparrós","given":"Rut"},{"family":"Cardoso","given":"Pedro"},{"family":"Carpenter","given":"Dan"},{"family":"Carrijo","given":"Tiago F."},{"family":"Carvalho","given":"Anelena L."},{"family":"Cassano","given":"Camila R."},{"family":"Castro","given":"Helena"},{"family":"Castro‐Luna","given":"Alejandro A."},{"family":"Rolando","given":"Cerda B."},{"family":"Cerezo","given":"Alexis"},{"family":"Chapman","given":"Kim Alan"},{"family":"Chauvat","given":"Matthieu"},{"family":"Christensen","given":"Morten"},{"family":"Clarke","given":"Francis M."},{"family":"Cleary","given":"Daniel F. R."},{"family":"Colombo","given":"Giorgio"},{"family":"Connop","given":"Stuart P."},{"family":"Craig","given":"Michael D."},{"family":"Cruz‐López","given":"Leopoldo"},{"family":"Cunningham","given":"Saul A."},{"family":"D'Aniello","given":"Biagio"},{"family":"D'Cruze","given":"Neil"},{"family":"Silva","given":"Pedro Giovâni","dropping-particle":"da"},{"family":"Dallimer","given":"Martin"},{"family":"Danquah","given":"Emmanuel"},{"family":"Darvill","given":"Ben"},{"family":"Dauber","given":"Jens"},{"family":"Davis","given":"Adrian L. V."},{"family":"Dawson","given":"Jeff"},{"family":"Sassi","given":"Claudio","dropping-particle":"de"},{"family":"Thoisy","given":"Benoit","dropping-particle":"de"},{"family":"Deheuvels","given":"Olivier"},{"family":"Dejean","given":"Alain"},{"family":"Devineau","given":"Jean-Louis"},{"family":"Diekötter","given":"Tim"},{"family":"Dolia","given":"Jignasu V."},{"family":"Domínguez","given":"Erwin"},{"family":"Dominguez‐Haydar","given":"Yamileth"},{"family":"Dorn","given":"Silvia"},{"family":"Draper","given":"Isabel"},{"family":"Dreber","given":"Niels"},{"family":"Dumont","given":"Bertrand"},{"family":"Dures","given":"Simon G."},{"family":"Dynesius","given":"Mats"},{"family":"Edenius","given":"Lars"},{"family":"Eggleton","given":"Paul"},{"family":"Eigenbrod","given":"Felix"},{"family":"Elek","given":"Zoltán"},{"family":"Entling","given":"Martin H."},{"family":"Esler","given":"Karen J."},{"family":"Lima","given":"Ricardo F.","dropping-particle":"de"},{"family":"Faruk","given":"Aisyah"},{"family":"Farwig","given":"Nina"},{"family":"Fayle","given":"Tom M."},{"family":"Felicioli","given":"Antonio"},{"family":"Felton","given":"Annika M."},{"family":"Fensham","given":"Roderick J."},{"family":"Fernandez","given":"Ignacio C."},{"family":"Ferreira","given":"Catarina C."},{"family":"Ficetola","given":"Gentile F."},{"family":"Fiera","given":"Cristina"},{"family":"Filgueiras","given":"Bruno K. C."},{"family":"Fırıncıoğlu","given":"Hüseyin K."},{"family":"Flaspohler","given":"David"},{"family":"Floren","given":"Andreas"},{"family":"Fonte","given":"Steven J."},{"family":"Fournier","given":"Anne"},{"family":"Fowler","given":"Robert E."},{"family":"Franzén","given":"Markus"},{"family":"Fraser","given":"Lauchlan H."},{"family":"Fredriksson","given":"Gabriella M."},{"family":"Freire","given":"Geraldo B."},{"family":"Frizzo","given":"Tiago L. M."},{"family":"Fukuda","given":"Daisuke"},{"family":"Furlani","given":"Dario"},{"family":"Gaigher","given":"René"},{"family":"Ganzhorn","given":"Jörg U."},{"family":"García","given":"Karla P."},{"family":"Garcia‐R","given":"Juan C."},{"family":"Garden","given":"Jenni G."},{"family":"Garilleti","given":"Ricardo"},{"family":"Ge","given":"Bao-Ming"},{"family":"Gendreau‐Berthiaume","given":"Benoit"},{"family":"Gerard","given":"Philippa J."},{"family":"Gheler‐Costa","given":"Carla"},{"family":"Gilbert","given":"Benjamin"},{"family":"Giordani","given":"Paolo"},{"family":"Giordano","given":"Simonetta"},{"family":"Golodets","given":"Carly"},{"family":"Gomes","given":"Laurens G. L."},{"family":"Gould","given":"Rachelle K."},{"family":"Goulson","given":"Dave"},{"family":"Gove","given":"Aaron D."},{"family":"Granjon","given":"Laurent"},{"family":"Grass","given":"Ingo"},{"family":"Gray","given":"Claudia L."},{"family":"Grogan","given":"James"},{"family":"Gu","given":"Weibin"},{"family":"Guardiola","given":"Moisès"},{"family":"Gunawardene","given":"Nihara R."},{"family":"Gutierrez","given":"Alvaro G."},{"family":"Gutiérrez‐Lamus","given":"Doris L."},{"family":"Haarmeyer","given":"Daniela H."},{"family":"Hanley","given":"Mick E."},{"family":"Hanson","given":"Thor"},{"family":"Hashim","given":"Nor R."},{"family":"Hassan","given":"Shombe N."},{"family":"Hatfield","given":"Richard G."},{"family":"Hawes","given":"Joseph E."},{"family":"Hayward","given":"Matt W."},{"family":"Hébert","given":"Christian"},{"family":"Helden","given":"Alvin J."},{"family":"Henden","given":"John-André"},{"family":"Henschel","given":"Philipp"},{"family":"Hernández","given":"Lionel"},{"family":"Herrera","given":"James P."},{"family":"Herrmann","given":"Farina"},{"family":"Herzog","given":"Felix"},{"family":"Higuera‐Diaz","given":"Diego"},{"family":"Hilje","given":"Branko"},{"family":"Höfer","given":"Hubert"},{"family":"Hoffmann","given":"Anke"},{"family":"Horgan","given":"Finbarr G."},{"family":"Hornung","given":"Elisabeth"},{"family":"Horváth","given":"Roland"},{"family":"Hylander","given":"Kristoffer"},{"family":"Isaacs‐Cubides","given":"Paola"},{"family":"Ishida","given":"Hiroaki"},{"family":"Ishitani","given":"Masahiro"},{"family":"Jacobs","given":"Carmen T."},{"family":"Jaramillo","given":"Víctor J."},{"family":"Jauker","given":"Birgit"},{"family":"Hernández","given":"F. Jiménez"},{"family":"Johnson","given":"McKenzie F."},{"family":"Jolli","given":"Virat"},{"family":"Jonsell","given":"Mats"},{"family":"Juliani","given":"S. Nur"},{"family":"Jung","given":"Thomas S."},{"family":"Kapoor","given":"Vena"},{"family":"Kappes","given":"Heike"},{"family":"Kati","given":"Vassiliki"},{"family":"Katovai","given":"Eric"},{"family":"Kellner","given":"Klaus"},{"family":"Kessler","given":"Michael"},{"family":"Kirby","given":"Kathryn R."},{"family":"Kittle","given":"Andrew M."},{"family":"Knight","given":"Mairi E."},{"family":"Knop","given":"Eva"},{"family":"Kohler","given":"Florian"},{"family":"Koivula","given":"Matti"},{"family":"Kolb","given":"Annette"},{"family":"Kone","given":"Mouhamadou"},{"family":"Kőrösi","given":"Ádám"},{"family":"Krauss","given":"Jochen"},{"family":"Kumar","given":"Ajith"},{"family":"Kumar","given":"Raman"},{"family":"Kurz","given":"David J."},{"family":"Kutt","given":"Alex S."},{"family":"Lachat","given":"Thibault"},{"family":"Lantschner","given":"Victoria"},{"family":"Lara","given":"Francisco"},{"family":"Lasky","given":"Jesse R."},{"family":"Latta","given":"Steven C."},{"family":"Laurance","given":"William F."},{"family":"Lavelle","given":"Patrick"},{"family":"Féon","given":"Violette Le"},{"family":"LeBuhn","given":"Gretchen"},{"family":"Légaré","given":"Jean-Philippe"},{"family":"Lehouck","given":"Valérie"},{"family":"Lencinas","given":"María V."},{"family":"Lentini","given":"Pia E."},{"family":"Letcher","given":"Susan G."},{"family":"Li","given":"Qi"},{"family":"Litchwark","given":"Simon A."},{"family":"Littlewood","given":"Nick A."},{"family":"Liu","given":"Yunhui"},{"family":"Lo‐Man‐Hung","given":"Nancy"},{"family":"López‐Quintero","given":"Carlos A."},{"family":"Louhaichi","given":"Mounir"},{"family":"Lövei","given":"Gabor L."},{"family":"Lucas‐Borja","given":"Manuel Esteban"},{"family":"Luja","given":"Victor H."},{"family":"Luskin","given":"Matthew S."},{"family":"G","given":"M. Cristina MacSwiney"},{"family":"Maeto","given":"Kaoru"},{"family":"Magura","given":"Tibor"},{"family":"Mallari","given":"Neil Aldrin"},{"family":"Malone","given":"Louise A."},{"family":"Malonza","given":"Patrick K."},{"family":"Malumbres‐Olarte","given":"Jagoba"},{"family":"Mandujano","given":"Salvador"},{"family":"Måren","given":"Inger E."},{"family":"Marin‐Spiotta","given":"Erika"},{"family":"Marsh","given":"Charles J."},{"family":"Marshall","given":"E. J. P."},{"family":"Martínez","given":"Eliana"},{"family":"Pastur","given":"Guillermo Martínez"},{"family":"Mateos","given":"David Moreno"},{"family":"Mayfield","given":"Margaret M."},{"family":"Mazimpaka","given":"Vicente"},{"family":"McCarthy","given":"Jennifer L."},{"family":"McCarthy","given":"Kyle P."},{"family":"McFrederick","given":"Quinn S."},{"family":"McNamara","given":"Sean"},{"family":"Medina","given":"Nagore G."},{"family":"Medina","given":"Rafael"},{"family":"Mena","given":"Jose L."},{"family":"Mico","given":"Estefania"},{"family":"Mikusinski","given":"Grzegorz"},{"family":"Milder","given":"Jeffrey C."},{"family":"Miller","given":"James R."},{"family":"Miranda‐Esquivel","given":"Daniel R."},{"family":"Moir","given":"Melinda L."},{"family":"Morales","given":"Carolina L."},{"family":"Muchane","given":"Mary N."},{"family":"Muchane","given":"Muchai"},{"family":"Mudri‐Stojnic","given":"Sonja"},{"family":"Munira","given":"A. Nur"},{"family":"Muoñz‐Alonso","given":"Antonio"},{"family":"Munyekenye","given":"B. F."},{"family":"Naidoo","given":"Robin"},{"family":"Naithani","given":"A."},{"family":"Nakagawa","given":"Michiko"},{"family":"Nakamura","given":"Akihiro"},{"family":"Nakashima","given":"Yoshihiro"},{"family":"Naoe","given":"Shoji"},{"family":"Nates‐Parra","given":"Guiomar"},{"family":"Gutierrez","given":"Dario A. Navarrete"},{"family":"Navarro‐Iriarte","given":"Luis"},{"family":"Ndang'ang'a","given":"Paul K."},{"family":"Neuschulz","given":"Eike L."},{"family":"Ngai","given":"Jacqueline T."},{"family":"Nicolas","given":"Violaine"},{"family":"Nilsson","given":"Sven G."},{"family":"Noreika","given":"Norbertas"},{"family":"Norfolk","given":"Olivia"},{"family":"Noriega","given":"Jorge Ari"},{"family":"Norton","given":"David A."},{"family":"Nöske","given":"Nicole M."},{"family":"Nowakowski","given":"A. Justin"},{"family":"Numa","given":"Catherine"},{"family":"O'Dea","given":"Niall"},{"family":"O'Farrell","given":"Patrick J."},{"family":"Oduro","given":"William"},{"family":"Oertli","given":"Sabine"},{"family":"Ofori‐Boateng","given":"Caleb"},{"family":"Oke","given":"Christopher Omamoke"},{"family":"Oostra","given":"Vicencio"},{"family":"Osgathorpe","given":"Lynne M."},{"family":"Otavo","given":"Samuel Eduardo"},{"family":"Page","given":"Navendu V."},{"family":"Paritsis","given":"Juan"},{"family":"Parra‐H","given":"Alejandro"},{"family":"Parry","given":"Luke"},{"family":"Pe'er","given":"Guy"},{"family":"Pearman","given":"Peter B."},{"family":"Pelegrin","given":"Nicolás"},{"family":"Pélissier","given":"Raphaël"},{"family":"Peres","given":"Carlos A."},{"family":"Peri","given":"Pablo L."},{"family":"Persson","given":"Anna S."},{"family":"Petanidou","given":"Theodora"},{"family":"Peters","given":"Marcell K."},{"family":"Pethiyagoda","given":"Rohan S."},{"family":"Phalan","given":"Ben"},{"family":"Philips","given":"T. Keith"},{"family":"Pillsbury","given":"Finn C."},{"family":"Pincheira‐Ulbrich","given":"Jimmy"},{"family":"Pineda","given":"Eduardo"},{"family":"Pino","given":"Joan"},{"family":"Pizarro‐Araya","given":"Jaime"},{"family":"Plumptre","given":"A. J."},{"family":"Poggio","given":"Santiago L."},{"family":"Politi","given":"Natalia"},{"family":"Pons","given":"Pere"},{"family":"Poveda","given":"Katja"},{"family":"Power","given":"Eileen F."},{"family":"Presley","given":"Steven J."},{"family":"Proença","given":"Vânia"},{"family":"Quaranta","given":"Marino"},{"family":"Quintero","given":"Carolina"},{"family":"Rader","given":"Romina"},{"family":"Ramesh","given":"B. R."},{"family":"Ramirez‐Pinilla","given":"Martha P."},{"family":"Ranganathan","given":"Jai"},{"family":"Rasmussen","given":"Claus"},{"family":"Redpath‐Downing","given":"Nicola A."},{"family":"Reid","given":"J. Leighton"},{"family":"Reis","given":"Yana T."},{"family":"Benayas","given":"José M. Rey"},{"family":"Rey‐Velasco","given":"Juan Carlos"},{"family":"Reynolds","given":"Chevonne"},{"family":"Ribeiro","given":"Danilo Bandini"},{"family":"Richards","given":"Miriam H."},{"family":"Richardson","given":"Barbara A."},{"family":"Richardson","given":"Michael J."},{"family":"Ríos","given":"Rodrigo Macip"},{"family":"Robinson","given":"Richard"},{"family":"Robles","given":"Carolina A."},{"family":"Römbke","given":"Jörg"},{"family":"Romero‐Duque","given":"Luz Piedad"},{"family":"Rös","given":"Matthias"},{"family":"Rosselli","given":"Loreta"},{"family":"Rossiter","given":"Stephen J."},{"family":"Roth","given":"Dana S."},{"family":"Roulston","given":"T'ai H."},{"family":"Rousseau","given":"Laurent"},{"family":"Rubio","given":"André V."},{"family":"Ruel","given":"Jean-Claude"},{"family":"Sadler","given":"Jonathan P."},{"family":"Sáfián","given":"Szabolcs"},{"family":"Saldaña‐Vázquez","given":"Romeo A."},{"family":"Sam","given":"Katerina"},{"family":"Samnegård","given":"Ulrika"},{"family":"Santana","given":"Joana"},{"family":"Santos","given":"Xavier"},{"family":"Savage","given":"Jade"},{"family":"Schellhorn","given":"Nancy A."},{"family":"Schilthuizen","given":"Menno"},{"family":"Schmiedel","given":"Ute"},{"family":"Schmitt","given":"Christine B."},{"family":"Schon","given":"Nicole L."},{"family":"Schüepp","given":"Christof"},{"family":"Schumann","given":"Katharina"},{"family":"Schweiger","given":"Oliver"},{"family":"Scott","given":"Dawn M."},{"family":"Scott","given":"Kenneth A."},{"family":"Sedlock","given":"Jodi L."},{"family":"Seefeldt","given":"Steven S."},{"family":"Shahabuddin","given":"Ghazala"},{"family":"Shannon","given":"Graeme"},{"family":"Sheil","given":"Douglas"},{"family":"Sheldon","given":"Frederick H."},{"family":"Shochat","given":"Eyal"},{"family":"Siebert","given":"Stefan J."},{"family":"Silva","given":"Fernando A. B."},{"family":"Simonetti","given":"Javier A."},{"family":"Slade","given":"Eleanor M."},{"family":"Smith","given":"Jo"},{"family":"Smith‐Pardo","given":"Allan H."},{"family":"Sodhi","given":"Navjot S."},{"family":"Somarriba","given":"Eduardo J."},{"family":"Sosa","given":"Ramón A."},{"family":"Quiroga","given":"Grimaldo Soto"},{"family":"St‐Laurent","given":"Martin-Hugues"},{"family":"Starzomski","given":"Brian M."},{"family":"Stefanescu","given":"Constanti"},{"family":"Steffan‐Dewenter","given":"Ingolf"},{"family":"Stouffer","given":"Philip C."},{"family":"Stout","given":"Jane C."},{"family":"Strauch","given":"Ayron M."},{"family":"Struebig","given":"Matthew J."},{"family":"Su","given":"Zhimin"},{"family":"Suarez‐Rubio","given":"Marcela"},{"family":"Sugiura","given":"Shinji"},{"family":"Summerville","given":"Keith S."},{"family":"Sung","given":"Yik-Hei"},{"family":"Sutrisno","given":"Hari"},{"family":"Svenning","given":"Jens-Christian"},{"family":"Teder","given":"Tiit"},{"family":"Threlfall","given":"Caragh G."},{"family":"Tiitsaar","given":"Anu"},{"family":"Todd","given":"Jacqui H."},{"family":"Tonietto","given":"Rebecca K."},{"family":"Torre","given":"Ignasi"},{"family":"Tóthmérész","given":"Béla"},{"family":"Tscharntke","given":"Teja"},{"family":"Turner","given":"Edgar C."},{"family":"Tylianakis","given":"Jason M."},{"family":"Uehara‐Prado","given":"Marcio"},{"family":"Urbina‐Cardona","given":"Nicolas"},{"family":"Vallan","given":"Denis"},{"family":"Vanbergen","given":"Adam J."},{"family":"Vasconcelos","given":"Heraldo L."},{"family":"Vassilev","given":"Kiril"},{"family":"Verboven","given":"Hans A. F."},{"family":"Verdasca","given":"Maria João"},{"family":"Verdú","given":"José R."},{"family":"Vergara","given":"Carlos H."},{"family":"Vergara","given":"Pablo M."},{"family":"Verhulst","given":"Jort"},{"family":"Virgilio","given":"Massimiliano"},{"family":"Vu","given":"Lien Van"},{"family":"Waite","given":"Edward M."},{"family":"Walker","given":"Tony R."},{"family":"Wang","given":"Hua-Feng"},{"family":"Wang","given":"Yanping"},{"family":"Watling","given":"James I."},{"family":"Weller","given":"Britta"},{"family":"Wells","given":"Konstans"},{"family":"Westphal","given":"Catrin"},{"family":"Wiafe","given":"Edward D."},{"family":"Williams","given":"Christopher D."},{"family":"Willig","given":"Michael R."},{"family":"Woinarski","given":"John C. Z."},{"family":"Wolf","given":"Jan H. D."},{"family":"Wolters","given":"Volkmar"},{"family":"Woodcock","given":"Ben A."},{"family":"Wu","given":"Jihua"},{"family":"Wunderle","given":"Joseph M."},{"family":"Yamaura","given":"Yuichi"},{"family":"Yoshikura","given":"Satoko"},{"family":"Yu","given":"Douglas W."},{"family":"Zaitsev","given":"Andrey S."},{"family":"Zeidler","given":"Juliane"},{"family":"Zou","given":"Fasheng"},{"family":"Collen","given":"Ben"},{"family":"Ewers","given":"Rob M."},{"family":"Mace","given":"Georgina M."},{"family":"Purves","given":"Drew W."},{"family":"Scharlemann","given":"Jörn P. W."},{"family":"Purvis","given":"Andy"}],"issued":{"date-parts":[["2017"]]}}}],"schema":"https://github.com/citation-style-language/schema/raw/master/csl-citation.json"} </w:instrText>
      </w:r>
      <w:r w:rsidR="000D4242">
        <w:rPr>
          <w:rFonts w:cs="Times New Roman"/>
        </w:rPr>
        <w:fldChar w:fldCharType="separate"/>
      </w:r>
      <w:r w:rsidR="008364F7" w:rsidRPr="008364F7">
        <w:rPr>
          <w:rFonts w:ascii="Calibri" w:hAnsi="Calibri" w:cs="Calibri"/>
        </w:rPr>
        <w:t>(Hudson et al., 2017)</w:t>
      </w:r>
      <w:r w:rsidR="000D4242">
        <w:rPr>
          <w:rFonts w:cs="Times New Roman"/>
        </w:rPr>
        <w:fldChar w:fldCharType="end"/>
      </w:r>
      <w:r w:rsidR="00B86BF9">
        <w:rPr>
          <w:rStyle w:val="CommentReference"/>
        </w:rPr>
        <w:commentReference w:id="131"/>
      </w:r>
      <w:r w:rsidRPr="00155995">
        <w:rPr>
          <w:rFonts w:cs="Times New Roman"/>
        </w:rPr>
        <w:t xml:space="preserve">, where we selected studies that provided data on bird species richness on both natural habitat and at least one of the human-modified </w:t>
      </w:r>
      <w:r w:rsidR="00E11557" w:rsidRPr="00155995">
        <w:rPr>
          <w:rFonts w:cs="Times New Roman"/>
        </w:rPr>
        <w:t>habitats</w:t>
      </w:r>
      <w:r w:rsidRPr="00155995">
        <w:rPr>
          <w:rFonts w:cs="Times New Roman"/>
        </w:rPr>
        <w:t xml:space="preserve"> considered</w:t>
      </w:r>
      <w:r w:rsidR="00EC7E37">
        <w:rPr>
          <w:rFonts w:cs="Times New Roman"/>
        </w:rPr>
        <w:t>. This</w:t>
      </w:r>
      <w:r w:rsidR="00C144B0">
        <w:rPr>
          <w:rFonts w:cs="Times New Roman"/>
        </w:rPr>
        <w:t xml:space="preserve"> analysis</w:t>
      </w:r>
      <w:r w:rsidRPr="00155995">
        <w:rPr>
          <w:rFonts w:cs="Times New Roman"/>
        </w:rPr>
        <w:t xml:space="preserve"> </w:t>
      </w:r>
      <w:r w:rsidR="00EC7E37">
        <w:rPr>
          <w:rFonts w:cs="Times New Roman"/>
        </w:rPr>
        <w:t>resulted in a</w:t>
      </w:r>
      <w:r w:rsidRPr="00155995">
        <w:rPr>
          <w:rFonts w:cs="Times New Roman"/>
        </w:rPr>
        <w:t xml:space="preserve"> total of 109 pairwise comparisons, 52 for forest species and 57 for</w:t>
      </w:r>
      <w:r w:rsidR="00EC7E37">
        <w:rPr>
          <w:rFonts w:cs="Times New Roman"/>
        </w:rPr>
        <w:t xml:space="preserve"> </w:t>
      </w:r>
      <w:r w:rsidRPr="00155995">
        <w:rPr>
          <w:rFonts w:cs="Times New Roman"/>
        </w:rPr>
        <w:t>non-forest species (Table S2). In addition</w:t>
      </w:r>
      <w:r w:rsidR="002D47CE">
        <w:rPr>
          <w:rFonts w:cs="Times New Roman"/>
        </w:rPr>
        <w:t xml:space="preserve">, </w:t>
      </w:r>
      <w:r w:rsidRPr="00155995">
        <w:rPr>
          <w:rFonts w:cs="Times New Roman"/>
        </w:rPr>
        <w:t>relative species change</w:t>
      </w:r>
      <w:r w:rsidR="002D47CE">
        <w:rPr>
          <w:rFonts w:cs="Times New Roman"/>
        </w:rPr>
        <w:t>s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i,u</m:t>
            </m:r>
          </m:sub>
        </m:sSub>
      </m:oMath>
      <w:r w:rsidR="002D47CE">
        <w:rPr>
          <w:rFonts w:eastAsiaTheme="minorEastAsia" w:cs="Times New Roman"/>
          <w:iCs/>
        </w:rPr>
        <w:t>)</w:t>
      </w:r>
      <w:r w:rsidR="002D47CE">
        <w:t xml:space="preserve"> were converted in absolute changes in species richness </w:t>
      </w:r>
      <w:r w:rsidR="002D47CE" w:rsidRPr="00155995">
        <w:rPr>
          <w:rFonts w:cs="Times New Roman"/>
        </w:rPr>
        <w:t>(</w:t>
      </w: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i,u</m:t>
            </m:r>
          </m:sub>
        </m:sSub>
      </m:oMath>
      <w:r w:rsidR="002D47CE" w:rsidRPr="00155995">
        <w:rPr>
          <w:rFonts w:cs="Times New Roman"/>
        </w:rPr>
        <w:t xml:space="preserve">) </w:t>
      </w:r>
      <w:r w:rsidR="002D47CE">
        <w:t xml:space="preserve">by multiplying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i,u</m:t>
            </m:r>
          </m:sub>
        </m:sSub>
      </m:oMath>
      <w:r w:rsidR="002D47CE" w:rsidRPr="00155995">
        <w:rPr>
          <w:rFonts w:cs="Times New Roman"/>
        </w:rPr>
        <w:t xml:space="preserve"> </w:t>
      </w:r>
      <w:r w:rsidR="002D47CE">
        <w:t xml:space="preserve">by the number </w:t>
      </w:r>
      <w:r w:rsidR="002D47CE" w:rsidRPr="00155995">
        <w:rPr>
          <w:rFonts w:cs="Times New Roman"/>
        </w:rPr>
        <w:t xml:space="preserve">of each species group </w:t>
      </w:r>
      <w:proofErr w:type="spellStart"/>
      <w:r w:rsidR="002D47CE" w:rsidRPr="00155995">
        <w:rPr>
          <w:rFonts w:cs="Times New Roman"/>
          <w:i/>
          <w:iCs/>
        </w:rPr>
        <w:t>i</w:t>
      </w:r>
      <w:proofErr w:type="spellEnd"/>
      <w:r w:rsidR="002D47CE" w:rsidRPr="00155995">
        <w:rPr>
          <w:rFonts w:cs="Times New Roman"/>
        </w:rPr>
        <w:t xml:space="preserve"> present</w:t>
      </w:r>
      <w:r w:rsidR="002D47CE">
        <w:t xml:space="preserve"> in each </w:t>
      </w:r>
      <w:r w:rsidR="002D47CE" w:rsidRPr="00155995">
        <w:rPr>
          <w:rFonts w:cs="Times New Roman"/>
        </w:rPr>
        <w:t xml:space="preserve">sampling unit </w:t>
      </w:r>
      <m:oMath>
        <m:r>
          <w:rPr>
            <w:rFonts w:ascii="Cambria Math" w:hAnsi="Cambria Math" w:cs="Times New Roman"/>
          </w:rPr>
          <m:t>u</m:t>
        </m:r>
      </m:oMath>
      <w:r w:rsidR="002D47CE">
        <w:rPr>
          <w:rFonts w:cs="Times New Roman"/>
          <w:iCs/>
        </w:rPr>
        <w:t xml:space="preserve"> (</w:t>
      </w:r>
      <m:oMath>
        <m:sSub>
          <m:sSubPr>
            <m:ctrlPr>
              <w:rPr>
                <w:rFonts w:ascii="Cambria Math" w:hAnsi="Cambria Math" w:cs="Times New Roman"/>
                <w:i/>
                <w:iCs/>
              </w:rPr>
            </m:ctrlPr>
          </m:sSubPr>
          <m:e>
            <m:r>
              <w:rPr>
                <w:rFonts w:ascii="Cambria Math" w:hAnsi="Cambria Math" w:cs="Times New Roman"/>
              </w:rPr>
              <m:t>S</m:t>
            </m:r>
          </m:e>
          <m:sub>
            <m:r>
              <w:rPr>
                <w:rFonts w:ascii="Cambria Math" w:hAnsi="Cambria Math" w:cs="Times New Roman"/>
              </w:rPr>
              <m:t>i,u</m:t>
            </m:r>
          </m:sub>
        </m:sSub>
      </m:oMath>
      <w:r w:rsidR="002D47CE">
        <w:rPr>
          <w:rFonts w:eastAsiaTheme="minorEastAsia" w:cs="Times New Roman"/>
        </w:rPr>
        <w:t xml:space="preserve">), </w:t>
      </w:r>
      <w:r w:rsidR="002D47CE">
        <w:t>as estimated from current species distribution maps:</w:t>
      </w:r>
    </w:p>
    <w:p w14:paraId="08646FEF" w14:textId="77777777" w:rsidR="00155995" w:rsidRPr="00155995" w:rsidRDefault="00B748BD" w:rsidP="00155995">
      <w:pPr>
        <w:spacing w:line="360" w:lineRule="auto"/>
        <w:jc w:val="both"/>
        <w:rPr>
          <w:rFonts w:cs="Times New Roman"/>
        </w:rPr>
      </w:pPr>
      <m:oMathPara>
        <m:oMathParaPr>
          <m:jc m:val="right"/>
        </m:oMathParaP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i,u</m:t>
              </m:r>
            </m:sub>
          </m:sSub>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i,u</m:t>
              </m:r>
            </m:sub>
          </m:sSub>
          <m:r>
            <m:rPr>
              <m:sty m:val="p"/>
            </m:rPr>
            <w:rPr>
              <w:rFonts w:ascii="Cambria Math" w:hAnsi="Cambria Math" w:cs="Times New Roman"/>
            </w:rPr>
            <m:t>× </m:t>
          </m:r>
          <m:sSub>
            <m:sSubPr>
              <m:ctrlPr>
                <w:rPr>
                  <w:rFonts w:ascii="Cambria Math" w:hAnsi="Cambria Math" w:cs="Times New Roman"/>
                  <w:i/>
                  <w:iCs/>
                </w:rPr>
              </m:ctrlPr>
            </m:sSubPr>
            <m:e>
              <m:r>
                <w:rPr>
                  <w:rFonts w:ascii="Cambria Math" w:hAnsi="Cambria Math" w:cs="Times New Roman"/>
                </w:rPr>
                <m:t>S</m:t>
              </m:r>
            </m:e>
            <m:sub>
              <m:r>
                <w:rPr>
                  <w:rFonts w:ascii="Cambria Math" w:hAnsi="Cambria Math" w:cs="Times New Roman"/>
                </w:rPr>
                <m:t>i,u</m:t>
              </m:r>
            </m:sub>
          </m:sSub>
          <m:r>
            <m:rPr>
              <m:sty m:val="p"/>
            </m:rPr>
            <w:rPr>
              <w:rFonts w:ascii="Cambria Math" w:hAnsi="Cambria Math" w:cs="Times New Roman"/>
            </w:rPr>
            <m:t> ,                                                                (3)</m:t>
          </m:r>
        </m:oMath>
      </m:oMathPara>
    </w:p>
    <w:p w14:paraId="1026E29E" w14:textId="77777777" w:rsidR="00155995" w:rsidRPr="00155995" w:rsidRDefault="00155995" w:rsidP="00155995">
      <w:pPr>
        <w:spacing w:line="360" w:lineRule="auto"/>
        <w:jc w:val="both"/>
        <w:rPr>
          <w:rFonts w:cs="Times New Roman"/>
        </w:rPr>
      </w:pPr>
    </w:p>
    <w:p w14:paraId="3ED0831E" w14:textId="76CB6432" w:rsidR="00155995" w:rsidRPr="00155995" w:rsidRDefault="00155995" w:rsidP="00155995">
      <w:pPr>
        <w:spacing w:line="360" w:lineRule="auto"/>
        <w:jc w:val="both"/>
        <w:rPr>
          <w:rFonts w:cs="Times New Roman"/>
        </w:rPr>
      </w:pPr>
      <w:r w:rsidRPr="00155995">
        <w:rPr>
          <w:rFonts w:cs="Times New Roman"/>
          <w:color w:val="000000" w:themeColor="text1"/>
        </w:rPr>
        <w:t xml:space="preserve">Bird species distribution maps </w:t>
      </w:r>
      <w:r w:rsidR="00AD2CFD">
        <w:rPr>
          <w:rFonts w:cs="Times New Roman"/>
          <w:color w:val="000000" w:themeColor="text1"/>
        </w:rPr>
        <w:fldChar w:fldCharType="begin"/>
      </w:r>
      <w:r w:rsidR="00AD2CFD">
        <w:rPr>
          <w:rFonts w:cs="Times New Roman"/>
          <w:color w:val="000000" w:themeColor="text1"/>
        </w:rPr>
        <w:instrText xml:space="preserve"> ADDIN ZOTERO_ITEM CSL_CITATION {"citationID":"ar8mmh5lc","properties":{"formattedCitation":"(BirdLife International &amp; NatureServe, 2014)","plainCitation":"(BirdLife International &amp; NatureServe, 2014)","noteIndex":0},"citationItems":[{"id":3454,"uris":["http://zotero.org/users/520161/items/4KT5L74N"],"uri":["http://zotero.org/users/520161/items/4KT5L74N"],"itemData":{"id":3454,"type":"article-journal","container-title":"Cambridge, UK: BirdLife International.[Google Scholar]","source":"Google Scholar","title":"Bird species distribution maps of the world","author":[{"family":"BirdLife International","given":""},{"family":"NatureServe","given":""}],"issued":{"date-parts":[["2014"]]}}}],"schema":"https://github.com/citation-style-language/schema/raw/master/csl-citation.json"} </w:instrText>
      </w:r>
      <w:r w:rsidR="00AD2CFD">
        <w:rPr>
          <w:rFonts w:cs="Times New Roman"/>
          <w:color w:val="000000" w:themeColor="text1"/>
        </w:rPr>
        <w:fldChar w:fldCharType="separate"/>
      </w:r>
      <w:r w:rsidR="00AD2CFD" w:rsidRPr="00AD2CFD">
        <w:rPr>
          <w:rFonts w:ascii="Calibri" w:hAnsi="Calibri" w:cs="Calibri"/>
        </w:rPr>
        <w:t>(BirdLife International &amp; NatureServe, 2014)</w:t>
      </w:r>
      <w:r w:rsidR="00AD2CFD">
        <w:rPr>
          <w:rFonts w:cs="Times New Roman"/>
          <w:color w:val="000000" w:themeColor="text1"/>
        </w:rPr>
        <w:fldChar w:fldCharType="end"/>
      </w:r>
      <w:r w:rsidRPr="00155995">
        <w:rPr>
          <w:rFonts w:cs="Times New Roman"/>
          <w:color w:val="000000" w:themeColor="text1"/>
        </w:rPr>
        <w:t xml:space="preserve"> were used to derive the number of species present in each sampling unit </w:t>
      </w:r>
      <m:oMath>
        <m:r>
          <w:rPr>
            <w:rFonts w:ascii="Cambria Math" w:hAnsi="Cambria Math" w:cs="Times New Roman"/>
            <w:color w:val="000000" w:themeColor="text1"/>
          </w:rPr>
          <m:t>u</m:t>
        </m:r>
      </m:oMath>
      <w:r w:rsidRPr="00155995">
        <w:rPr>
          <w:rFonts w:eastAsiaTheme="minorEastAsia" w:cs="Times New Roman"/>
          <w:color w:val="000000" w:themeColor="text1"/>
        </w:rPr>
        <w:t xml:space="preserve"> at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1</m:t>
            </m:r>
          </m:sub>
        </m:sSub>
      </m:oMath>
      <w:r w:rsidRPr="00155995">
        <w:rPr>
          <w:rFonts w:eastAsiaTheme="minorEastAsia" w:cs="Times New Roman"/>
          <w:iCs/>
        </w:rPr>
        <w:t xml:space="preserve"> (i.e., baseline)</w:t>
      </w:r>
      <w:r w:rsidRPr="00155995">
        <w:rPr>
          <w:rFonts w:cs="Times New Roman"/>
          <w:color w:val="000000" w:themeColor="text1"/>
        </w:rPr>
        <w:t xml:space="preserve">, by simply counting the number of species whose range intersects with the </w:t>
      </w:r>
      <w:r w:rsidR="00333613">
        <w:rPr>
          <w:rFonts w:cs="Times New Roman"/>
          <w:color w:val="000000" w:themeColor="text1"/>
        </w:rPr>
        <w:t xml:space="preserve">sampling </w:t>
      </w:r>
      <w:r w:rsidRPr="00155995">
        <w:rPr>
          <w:rFonts w:cs="Times New Roman"/>
          <w:color w:val="000000" w:themeColor="text1"/>
        </w:rPr>
        <w:t xml:space="preserve">unit boundaries. </w:t>
      </w:r>
      <w:r w:rsidRPr="00155995">
        <w:rPr>
          <w:rFonts w:cs="Times New Roman"/>
        </w:rPr>
        <w:t xml:space="preserve">Overall, 9853 bird species were identified across the globe, with an average of </w:t>
      </w:r>
      <w:commentRangeStart w:id="132"/>
      <w:r w:rsidRPr="00155995">
        <w:rPr>
          <w:rFonts w:cs="Times New Roman"/>
        </w:rPr>
        <w:t>872</w:t>
      </w:r>
      <w:r w:rsidR="00F9017C">
        <w:rPr>
          <w:rFonts w:cs="Times New Roman"/>
        </w:rPr>
        <w:t xml:space="preserve"> (</w:t>
      </w:r>
      <w:r w:rsidR="00B9195C" w:rsidRPr="00E11A96">
        <w:rPr>
          <w:rFonts w:cs="Times New Roman"/>
          <w:i/>
        </w:rPr>
        <w:t>SE</w:t>
      </w:r>
      <w:r w:rsidR="00F9017C">
        <w:rPr>
          <w:rFonts w:cs="Times New Roman"/>
        </w:rPr>
        <w:t>= 97</w:t>
      </w:r>
      <w:r w:rsidR="00F9017C" w:rsidRPr="00E11A96">
        <w:rPr>
          <w:rFonts w:cs="Times New Roman"/>
          <w:i/>
        </w:rPr>
        <w:t>sp</w:t>
      </w:r>
      <w:r w:rsidR="00F9017C">
        <w:rPr>
          <w:rFonts w:cs="Times New Roman"/>
        </w:rPr>
        <w:t>)</w:t>
      </w:r>
      <w:r w:rsidRPr="00155995">
        <w:rPr>
          <w:rFonts w:cs="Times New Roman"/>
        </w:rPr>
        <w:t xml:space="preserve"> </w:t>
      </w:r>
      <w:r w:rsidRPr="00155995">
        <w:rPr>
          <w:rFonts w:cs="Times New Roman"/>
        </w:rPr>
        <w:lastRenderedPageBreak/>
        <w:t>non-forest species and 304</w:t>
      </w:r>
      <w:r w:rsidR="00F9017C">
        <w:rPr>
          <w:rFonts w:cs="Times New Roman"/>
        </w:rPr>
        <w:t xml:space="preserve"> (</w:t>
      </w:r>
      <w:r w:rsidR="00B9195C" w:rsidRPr="00E11A96">
        <w:rPr>
          <w:rFonts w:cs="Times New Roman"/>
          <w:i/>
        </w:rPr>
        <w:t>SE</w:t>
      </w:r>
      <w:r w:rsidR="00F9017C" w:rsidRPr="00E11A96">
        <w:rPr>
          <w:rFonts w:cs="Times New Roman"/>
          <w:i/>
        </w:rPr>
        <w:t xml:space="preserve"> </w:t>
      </w:r>
      <w:r w:rsidR="00F9017C">
        <w:rPr>
          <w:rFonts w:cs="Times New Roman"/>
        </w:rPr>
        <w:t>= 90</w:t>
      </w:r>
      <w:r w:rsidR="00F9017C" w:rsidRPr="00060B00">
        <w:rPr>
          <w:rFonts w:cs="Times New Roman"/>
          <w:i/>
        </w:rPr>
        <w:t>sp</w:t>
      </w:r>
      <w:r w:rsidR="00F9017C">
        <w:rPr>
          <w:rFonts w:cs="Times New Roman"/>
        </w:rPr>
        <w:t>)</w:t>
      </w:r>
      <w:r w:rsidRPr="00155995">
        <w:rPr>
          <w:rFonts w:cs="Times New Roman"/>
        </w:rPr>
        <w:t xml:space="preserve"> forest species per </w:t>
      </w:r>
      <w:r w:rsidRPr="00155995">
        <w:rPr>
          <w:rFonts w:cs="Times New Roman"/>
          <w:iCs/>
        </w:rPr>
        <w:t xml:space="preserve">IPBES </w:t>
      </w:r>
      <w:r w:rsidRPr="00155995">
        <w:rPr>
          <w:rFonts w:cs="Times New Roman"/>
        </w:rPr>
        <w:t>sub</w:t>
      </w:r>
      <w:r w:rsidR="00B86BF9">
        <w:rPr>
          <w:rFonts w:cs="Times New Roman"/>
        </w:rPr>
        <w:t>-</w:t>
      </w:r>
      <w:r w:rsidRPr="00155995">
        <w:rPr>
          <w:rFonts w:cs="Times New Roman"/>
        </w:rPr>
        <w:t xml:space="preserve">region (Table S3) and an average of </w:t>
      </w:r>
      <w:r w:rsidR="00D8331C" w:rsidRPr="00155995">
        <w:rPr>
          <w:rFonts w:cs="Times New Roman"/>
        </w:rPr>
        <w:t>15</w:t>
      </w:r>
      <w:r w:rsidR="00D8331C">
        <w:rPr>
          <w:rFonts w:cs="Times New Roman"/>
        </w:rPr>
        <w:t>7 (</w:t>
      </w:r>
      <w:r w:rsidR="00D8331C" w:rsidRPr="00C12853">
        <w:rPr>
          <w:rFonts w:cs="Times New Roman"/>
          <w:i/>
        </w:rPr>
        <w:t>SE</w:t>
      </w:r>
      <w:r w:rsidR="00D8331C">
        <w:rPr>
          <w:rFonts w:cs="Times New Roman"/>
        </w:rPr>
        <w:t xml:space="preserve">= </w:t>
      </w:r>
      <w:r w:rsidR="00016FC6">
        <w:rPr>
          <w:rFonts w:cs="Times New Roman"/>
        </w:rPr>
        <w:t>0.81</w:t>
      </w:r>
      <w:r w:rsidR="00D8331C" w:rsidRPr="00C12853">
        <w:rPr>
          <w:rFonts w:cs="Times New Roman"/>
          <w:i/>
        </w:rPr>
        <w:t>sp</w:t>
      </w:r>
      <w:r w:rsidR="00D8331C">
        <w:rPr>
          <w:rFonts w:cs="Times New Roman"/>
        </w:rPr>
        <w:t>)</w:t>
      </w:r>
      <w:r w:rsidR="00D8331C" w:rsidRPr="00155995">
        <w:rPr>
          <w:rFonts w:cs="Times New Roman"/>
        </w:rPr>
        <w:t xml:space="preserve"> </w:t>
      </w:r>
      <w:r w:rsidRPr="00155995">
        <w:rPr>
          <w:rFonts w:cs="Times New Roman"/>
        </w:rPr>
        <w:t>non-forest species and 30</w:t>
      </w:r>
      <w:r w:rsidR="001C3A79">
        <w:rPr>
          <w:rFonts w:cs="Times New Roman"/>
        </w:rPr>
        <w:t xml:space="preserve"> </w:t>
      </w:r>
      <w:r w:rsidR="00016FC6">
        <w:rPr>
          <w:rFonts w:cs="Times New Roman"/>
        </w:rPr>
        <w:t>(</w:t>
      </w:r>
      <w:r w:rsidR="00016FC6" w:rsidRPr="00C12853">
        <w:rPr>
          <w:rFonts w:cs="Times New Roman"/>
          <w:i/>
        </w:rPr>
        <w:t>SE</w:t>
      </w:r>
      <w:r w:rsidR="00016FC6">
        <w:rPr>
          <w:rFonts w:cs="Times New Roman"/>
        </w:rPr>
        <w:t>= 0.36</w:t>
      </w:r>
      <w:r w:rsidR="00016FC6" w:rsidRPr="00C12853">
        <w:rPr>
          <w:rFonts w:cs="Times New Roman"/>
          <w:i/>
        </w:rPr>
        <w:t>sp</w:t>
      </w:r>
      <w:r w:rsidR="00016FC6">
        <w:rPr>
          <w:rFonts w:cs="Times New Roman"/>
        </w:rPr>
        <w:t>)</w:t>
      </w:r>
      <w:r w:rsidR="008D3C57">
        <w:rPr>
          <w:rFonts w:cs="Times New Roman"/>
        </w:rPr>
        <w:t xml:space="preserve"> </w:t>
      </w:r>
      <w:r w:rsidRPr="00155995">
        <w:rPr>
          <w:rFonts w:cs="Times New Roman"/>
        </w:rPr>
        <w:t xml:space="preserve">forest species per </w:t>
      </w:r>
      <w:r w:rsidR="00273740" w:rsidRPr="00155995">
        <w:rPr>
          <w:rFonts w:cs="Times New Roman"/>
        </w:rPr>
        <w:t>1-degree</w:t>
      </w:r>
      <w:r w:rsidRPr="00155995">
        <w:rPr>
          <w:rFonts w:cs="Times New Roman"/>
        </w:rPr>
        <w:t xml:space="preserve"> grid cell</w:t>
      </w:r>
      <w:r w:rsidR="00723D36">
        <w:rPr>
          <w:rFonts w:cs="Times New Roman"/>
        </w:rPr>
        <w:t xml:space="preserve"> (Figure S2)</w:t>
      </w:r>
      <w:r w:rsidRPr="00155995">
        <w:rPr>
          <w:rFonts w:cs="Times New Roman"/>
        </w:rPr>
        <w:t>.</w:t>
      </w:r>
      <w:commentRangeEnd w:id="132"/>
      <w:r w:rsidR="00214DC1">
        <w:rPr>
          <w:rStyle w:val="CommentReference"/>
        </w:rPr>
        <w:commentReference w:id="132"/>
      </w:r>
    </w:p>
    <w:p w14:paraId="6042E6D2" w14:textId="00F33CDC" w:rsidR="00155995" w:rsidRPr="00155995" w:rsidRDefault="00155995" w:rsidP="00155995">
      <w:pPr>
        <w:spacing w:line="360" w:lineRule="auto"/>
        <w:jc w:val="both"/>
        <w:rPr>
          <w:rFonts w:cs="Times New Roman"/>
          <w:iCs/>
        </w:rPr>
      </w:pPr>
      <w:r w:rsidRPr="00155995">
        <w:rPr>
          <w:rFonts w:cs="Times New Roman"/>
        </w:rPr>
        <w:t>For each bird functional species group,</w:t>
      </w:r>
      <w:r w:rsidRPr="00155995">
        <w:rPr>
          <w:rFonts w:cs="Times New Roman"/>
          <w:lang w:val="en-GB"/>
        </w:rPr>
        <w:t xml:space="preserve"> we</w:t>
      </w:r>
      <w:r w:rsidRPr="00155995">
        <w:rPr>
          <w:rFonts w:cs="Times New Roman"/>
        </w:rPr>
        <w:t xml:space="preserve"> calculate</w:t>
      </w:r>
      <w:r w:rsidR="00214DC1">
        <w:rPr>
          <w:rFonts w:cs="Times New Roman"/>
        </w:rPr>
        <w:t xml:space="preserve">d </w:t>
      </w:r>
      <w:r w:rsidRPr="00155995">
        <w:rPr>
          <w:rFonts w:cstheme="minorHAnsi"/>
          <w:color w:val="000000" w:themeColor="text1"/>
        </w:rPr>
        <w:t xml:space="preserve">relative and absolute </w:t>
      </w:r>
      <w:r w:rsidRPr="00155995">
        <w:rPr>
          <w:rFonts w:cs="Times New Roman"/>
        </w:rPr>
        <w:t xml:space="preserve">changes in alpha diversity, or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Pr="00155995">
        <w:rPr>
          <w:rFonts w:cs="Times New Roman"/>
        </w:rPr>
        <w:t xml:space="preserve">, (i.e., grid cell level, </w:t>
      </w:r>
      <m:oMath>
        <m:r>
          <w:rPr>
            <w:rFonts w:ascii="Cambria Math" w:hAnsi="Cambria Math" w:cs="Times New Roman"/>
            <w:color w:val="000000" w:themeColor="text1"/>
          </w:rPr>
          <m:t>u</m:t>
        </m:r>
      </m:oMath>
      <w:r w:rsidRPr="00155995">
        <w:rPr>
          <w:rFonts w:cs="Times New Roman"/>
          <w:i/>
        </w:rPr>
        <w:t xml:space="preserve"> </w:t>
      </w:r>
      <w:r w:rsidRPr="00155995">
        <w:rPr>
          <w:rFonts w:cs="Times New Roman"/>
        </w:rPr>
        <w:t xml:space="preserve">= </w:t>
      </w:r>
      <w:r w:rsidR="00E11A96">
        <w:rPr>
          <w:rFonts w:cs="Times New Roman"/>
        </w:rPr>
        <w:t>18254</w:t>
      </w:r>
      <w:r w:rsidRPr="00155995">
        <w:rPr>
          <w:rFonts w:cs="Times New Roman"/>
        </w:rPr>
        <w:t xml:space="preserve">) and relative and absolute changes in gamma diversity, or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Pr="00155995">
        <w:rPr>
          <w:rFonts w:cs="Times New Roman"/>
          <w:iCs/>
        </w:rPr>
        <w:t>,</w:t>
      </w:r>
      <w:r w:rsidRPr="00155995">
        <w:rPr>
          <w:rFonts w:cs="Times New Roman"/>
        </w:rPr>
        <w:t xml:space="preserve"> (i.e., IPBES sub</w:t>
      </w:r>
      <w:r w:rsidR="00B86BF9">
        <w:rPr>
          <w:rFonts w:cs="Times New Roman"/>
        </w:rPr>
        <w:t>-</w:t>
      </w:r>
      <w:r w:rsidRPr="00155995">
        <w:rPr>
          <w:rFonts w:cs="Times New Roman"/>
        </w:rPr>
        <w:t xml:space="preserve">region level, </w:t>
      </w:r>
      <m:oMath>
        <m:r>
          <w:rPr>
            <w:rFonts w:ascii="Cambria Math" w:hAnsi="Cambria Math" w:cs="Times New Roman"/>
            <w:color w:val="000000" w:themeColor="text1"/>
          </w:rPr>
          <m:t>u</m:t>
        </m:r>
      </m:oMath>
      <w:r w:rsidRPr="00155995">
        <w:rPr>
          <w:rFonts w:cs="Times New Roman"/>
          <w:i/>
        </w:rPr>
        <w:t xml:space="preserve"> </w:t>
      </w:r>
      <w:r w:rsidRPr="00155995">
        <w:rPr>
          <w:rFonts w:cs="Times New Roman"/>
        </w:rPr>
        <w:t xml:space="preserve">= </w:t>
      </w:r>
      <w:r w:rsidR="00B9195C" w:rsidRPr="00155995">
        <w:rPr>
          <w:rFonts w:cs="Times New Roman"/>
        </w:rPr>
        <w:t>1</w:t>
      </w:r>
      <w:r w:rsidR="00B9195C">
        <w:rPr>
          <w:rFonts w:cs="Times New Roman"/>
        </w:rPr>
        <w:t>7</w:t>
      </w:r>
      <w:r w:rsidRPr="00155995">
        <w:rPr>
          <w:rFonts w:cs="Times New Roman"/>
        </w:rPr>
        <w:t xml:space="preserve">, and global level, </w:t>
      </w:r>
      <m:oMath>
        <m:r>
          <w:rPr>
            <w:rFonts w:ascii="Cambria Math" w:hAnsi="Cambria Math" w:cs="Times New Roman"/>
            <w:color w:val="000000" w:themeColor="text1"/>
          </w:rPr>
          <m:t xml:space="preserve"> u</m:t>
        </m:r>
      </m:oMath>
      <w:r w:rsidRPr="00155995">
        <w:rPr>
          <w:rFonts w:cs="Times New Roman"/>
          <w:i/>
        </w:rPr>
        <w:t xml:space="preserve"> </w:t>
      </w:r>
      <w:r w:rsidRPr="00155995">
        <w:rPr>
          <w:rFonts w:cs="Times New Roman"/>
        </w:rPr>
        <w:t>= 1)</w:t>
      </w:r>
      <w:r w:rsidRPr="00155995">
        <w:rPr>
          <w:rFonts w:cs="Times New Roman"/>
          <w:iCs/>
        </w:rPr>
        <w:t xml:space="preserve"> </w:t>
      </w:r>
      <w:r w:rsidRPr="00155995">
        <w:rPr>
          <w:rFonts w:cstheme="minorHAnsi"/>
          <w:color w:val="000000" w:themeColor="text1"/>
        </w:rPr>
        <w:t xml:space="preserve">in </w:t>
      </w:r>
      <w:r w:rsidRPr="00155995">
        <w:rPr>
          <w:rFonts w:cs="Times New Roman"/>
        </w:rPr>
        <w:t>relation to a baseline year (e.g., 1900 or 2015)</w:t>
      </w:r>
      <w:r w:rsidRPr="00155995">
        <w:rPr>
          <w:rFonts w:cs="Times New Roman"/>
          <w:iCs/>
        </w:rPr>
        <w:t xml:space="preserve">. Estimates of </w:t>
      </w:r>
      <w:ins w:id="133" w:author="Ines Martins" w:date="2020-10-01T15:43:00Z">
        <w:r w:rsidR="00BD14C6">
          <w:rPr>
            <w:rFonts w:cs="Times New Roman"/>
            <w:iCs/>
          </w:rPr>
          <w:t>sub-</w:t>
        </w:r>
      </w:ins>
      <w:commentRangeStart w:id="134"/>
      <w:r w:rsidRPr="00155995">
        <w:rPr>
          <w:rFonts w:cs="Times New Roman"/>
          <w:iCs/>
        </w:rPr>
        <w:t>regional and global change</w:t>
      </w:r>
      <w:r w:rsidR="00EC7E37">
        <w:rPr>
          <w:rFonts w:cs="Times New Roman"/>
          <w:iCs/>
        </w:rPr>
        <w:t>s</w:t>
      </w:r>
      <w:r w:rsidRPr="00155995">
        <w:rPr>
          <w:rFonts w:cs="Times New Roman"/>
          <w:iCs/>
        </w:rPr>
        <w:t xml:space="preserve"> </w:t>
      </w:r>
      <w:commentRangeEnd w:id="134"/>
      <w:r w:rsidR="00EC7E37">
        <w:rPr>
          <w:rStyle w:val="CommentReference"/>
        </w:rPr>
        <w:commentReference w:id="134"/>
      </w:r>
      <w:r w:rsidRPr="00155995">
        <w:rPr>
          <w:rFonts w:cs="Times New Roman"/>
          <w:iCs/>
        </w:rPr>
        <w:t>in alpha diversity were also calculated by averaging the values across all individuals grid cells</w:t>
      </w:r>
      <w:r w:rsidR="00214DC1">
        <w:rPr>
          <w:rFonts w:cs="Times New Roman"/>
          <w:iCs/>
        </w:rPr>
        <w:t xml:space="preserve"> belonging to each region</w:t>
      </w:r>
      <w:r w:rsidRPr="00155995">
        <w:rPr>
          <w:rFonts w:cs="Times New Roman"/>
          <w:iCs/>
        </w:rPr>
        <w:t xml:space="preserve"> to report regional and global trends in local bird community change over tim</w:t>
      </w:r>
      <w:r w:rsidRPr="00723D36">
        <w:rPr>
          <w:rFonts w:cs="Times New Roman"/>
          <w:iCs/>
        </w:rPr>
        <w:t xml:space="preserve">e </w:t>
      </w:r>
      <w:r w:rsidRPr="00723D36">
        <w:rPr>
          <w:rFonts w:cs="Times New Roman"/>
        </w:rPr>
        <w:t>(</w:t>
      </w:r>
      <w:r w:rsidRPr="00641C5B">
        <w:rPr>
          <w:rFonts w:cs="Times New Roman"/>
        </w:rPr>
        <w:t xml:space="preserve">see </w:t>
      </w:r>
      <w:r w:rsidR="00723D36">
        <w:rPr>
          <w:rFonts w:cs="Times New Roman"/>
        </w:rPr>
        <w:t>f</w:t>
      </w:r>
      <w:r w:rsidR="00723D36" w:rsidRPr="00641C5B">
        <w:rPr>
          <w:rFonts w:cs="Times New Roman"/>
        </w:rPr>
        <w:t xml:space="preserve">igure </w:t>
      </w:r>
      <w:r w:rsidR="00C62AA8">
        <w:rPr>
          <w:rFonts w:cs="Times New Roman"/>
        </w:rPr>
        <w:t>1</w:t>
      </w:r>
      <w:r w:rsidR="00C62AA8" w:rsidRPr="00641C5B">
        <w:rPr>
          <w:rFonts w:cs="Times New Roman"/>
        </w:rPr>
        <w:t xml:space="preserve"> </w:t>
      </w:r>
      <w:r w:rsidR="00723D36" w:rsidRPr="00641C5B">
        <w:rPr>
          <w:rFonts w:cs="Times New Roman"/>
        </w:rPr>
        <w:t>for more details</w:t>
      </w:r>
      <w:r w:rsidRPr="00723D36">
        <w:rPr>
          <w:rFonts w:cs="Times New Roman"/>
        </w:rPr>
        <w:t>)</w:t>
      </w:r>
      <w:r w:rsidRPr="00723D36">
        <w:rPr>
          <w:rFonts w:cs="Times New Roman"/>
          <w:iCs/>
        </w:rPr>
        <w:t xml:space="preserve">. </w:t>
      </w:r>
      <w:commentRangeStart w:id="135"/>
      <w:commentRangeStart w:id="136"/>
      <w:commentRangeStart w:id="137"/>
      <w:r w:rsidRPr="00155995">
        <w:rPr>
          <w:rFonts w:cs="Times New Roman"/>
          <w:iCs/>
        </w:rPr>
        <w:t>Note that the approach described above estimates, for different time point</w:t>
      </w:r>
      <w:r w:rsidR="00214DC1">
        <w:rPr>
          <w:rFonts w:cs="Times New Roman"/>
          <w:iCs/>
        </w:rPr>
        <w:t>s</w:t>
      </w:r>
      <w:r w:rsidRPr="00155995">
        <w:rPr>
          <w:rFonts w:cs="Times New Roman"/>
          <w:iCs/>
        </w:rPr>
        <w:t xml:space="preserve">, </w:t>
      </w:r>
      <w:r w:rsidR="00214DC1">
        <w:rPr>
          <w:rFonts w:cs="Times New Roman"/>
          <w:iCs/>
        </w:rPr>
        <w:t>expected</w:t>
      </w:r>
      <w:r w:rsidR="00214DC1" w:rsidRPr="00155995">
        <w:rPr>
          <w:rFonts w:cs="Times New Roman"/>
          <w:iCs/>
        </w:rPr>
        <w:t xml:space="preserve"> </w:t>
      </w:r>
      <w:r w:rsidRPr="00155995">
        <w:rPr>
          <w:rFonts w:cs="Times New Roman"/>
          <w:iCs/>
        </w:rPr>
        <w:t xml:space="preserve">biodiversity change (e.g., </w:t>
      </w:r>
      <w:r w:rsidR="00214DC1" w:rsidRPr="00155995">
        <w:rPr>
          <w:rFonts w:cs="Times New Roman"/>
          <w:iCs/>
        </w:rPr>
        <w:t>propo</w:t>
      </w:r>
      <w:r w:rsidR="00214DC1">
        <w:rPr>
          <w:rFonts w:cs="Times New Roman"/>
          <w:iCs/>
        </w:rPr>
        <w:t>r</w:t>
      </w:r>
      <w:r w:rsidR="00214DC1" w:rsidRPr="00155995">
        <w:rPr>
          <w:rFonts w:cs="Times New Roman"/>
          <w:iCs/>
        </w:rPr>
        <w:t>tion</w:t>
      </w:r>
      <w:r w:rsidRPr="00155995">
        <w:rPr>
          <w:rFonts w:cs="Times New Roman"/>
          <w:iCs/>
        </w:rPr>
        <w:t xml:space="preserve">/number of species that would become extinct if land-use activities would be maintained in the long run, as a consequence of the land-use conditions observed (or predicted) at a specific time point), rather </w:t>
      </w:r>
      <w:r w:rsidR="00AD5CC3" w:rsidRPr="00155995">
        <w:rPr>
          <w:rFonts w:cs="Times New Roman"/>
          <w:iCs/>
        </w:rPr>
        <w:t>than</w:t>
      </w:r>
      <w:r w:rsidRPr="00155995">
        <w:rPr>
          <w:rFonts w:cs="Times New Roman"/>
          <w:iCs/>
        </w:rPr>
        <w:t xml:space="preserve"> the expected change to occur within a specific time frame. </w:t>
      </w:r>
      <w:commentRangeEnd w:id="135"/>
      <w:r w:rsidR="00214DC1">
        <w:rPr>
          <w:rStyle w:val="CommentReference"/>
        </w:rPr>
        <w:commentReference w:id="135"/>
      </w:r>
      <w:commentRangeEnd w:id="136"/>
      <w:r w:rsidR="00421C42">
        <w:rPr>
          <w:rStyle w:val="CommentReference"/>
        </w:rPr>
        <w:commentReference w:id="136"/>
      </w:r>
      <w:commentRangeEnd w:id="137"/>
      <w:r w:rsidR="004D716E">
        <w:rPr>
          <w:rStyle w:val="CommentReference"/>
        </w:rPr>
        <w:commentReference w:id="137"/>
      </w:r>
      <w:r w:rsidRPr="00155995">
        <w:rPr>
          <w:rFonts w:cs="Times New Roman"/>
          <w:iCs/>
        </w:rPr>
        <w:t xml:space="preserve">The overall analysis was repeated 100 times, each time </w:t>
      </w:r>
      <w:r w:rsidR="00214DC1">
        <w:rPr>
          <w:rFonts w:cs="Times New Roman"/>
          <w:iCs/>
        </w:rPr>
        <w:t xml:space="preserve">using a </w:t>
      </w:r>
      <w:r w:rsidR="00E11A96">
        <w:rPr>
          <w:rFonts w:cs="Times New Roman"/>
          <w:iCs/>
        </w:rPr>
        <w:t xml:space="preserve">randomly chosen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ij</m:t>
            </m:r>
          </m:sub>
        </m:sSub>
      </m:oMath>
      <w:r w:rsidRPr="00155995">
        <w:rPr>
          <w:rFonts w:cs="Times New Roman"/>
          <w:iCs/>
        </w:rPr>
        <w:t xml:space="preserve"> value </w:t>
      </w:r>
      <w:r w:rsidR="00214DC1">
        <w:rPr>
          <w:rFonts w:cs="Times New Roman"/>
          <w:iCs/>
        </w:rPr>
        <w:t>for</w:t>
      </w:r>
      <w:r w:rsidR="00214DC1" w:rsidRPr="00155995">
        <w:rPr>
          <w:rFonts w:cs="Times New Roman"/>
          <w:iCs/>
        </w:rPr>
        <w:t xml:space="preserve"> </w:t>
      </w:r>
      <w:r w:rsidRPr="00155995">
        <w:rPr>
          <w:rFonts w:cs="Times New Roman"/>
          <w:iCs/>
        </w:rPr>
        <w:t xml:space="preserve">the </w:t>
      </w:r>
      <w:r w:rsidR="00214DC1">
        <w:rPr>
          <w:rFonts w:cs="Times New Roman"/>
          <w:iCs/>
        </w:rPr>
        <w:t>two</w:t>
      </w:r>
      <w:r w:rsidR="00214DC1" w:rsidRPr="00155995">
        <w:rPr>
          <w:rFonts w:cs="Times New Roman"/>
          <w:iCs/>
        </w:rPr>
        <w:t xml:space="preserve"> </w:t>
      </w:r>
      <w:r w:rsidRPr="00155995">
        <w:rPr>
          <w:rFonts w:cs="Times New Roman"/>
          <w:iCs/>
        </w:rPr>
        <w:t>species group</w:t>
      </w:r>
      <w:r w:rsidR="00214DC1">
        <w:rPr>
          <w:rFonts w:cs="Times New Roman"/>
          <w:iCs/>
        </w:rPr>
        <w:t>s</w:t>
      </w:r>
      <w:r w:rsidRPr="00155995">
        <w:rPr>
          <w:rFonts w:cs="Times New Roman"/>
          <w:iCs/>
        </w:rPr>
        <w:t xml:space="preserve"> to different land-use types</w:t>
      </w:r>
      <w:r w:rsidR="00214DC1">
        <w:rPr>
          <w:rFonts w:cs="Times New Roman"/>
          <w:iCs/>
        </w:rPr>
        <w:t>, derived</w:t>
      </w:r>
      <w:r w:rsidRPr="00155995">
        <w:rPr>
          <w:rFonts w:cs="Times New Roman"/>
          <w:iCs/>
        </w:rPr>
        <w:t xml:space="preserve"> from </w:t>
      </w:r>
      <w:r w:rsidR="00214DC1">
        <w:rPr>
          <w:rFonts w:cs="Times New Roman"/>
          <w:iCs/>
        </w:rPr>
        <w:t>the distribution of affinity values</w:t>
      </w:r>
      <w:r w:rsidR="00367701">
        <w:rPr>
          <w:rFonts w:cs="Times New Roman"/>
          <w:iCs/>
        </w:rPr>
        <w:t xml:space="preserve"> collected (</w:t>
      </w:r>
      <w:r w:rsidRPr="00155995">
        <w:rPr>
          <w:rFonts w:cs="Times New Roman"/>
          <w:iCs/>
        </w:rPr>
        <w:t>Table S2)</w:t>
      </w:r>
      <w:r w:rsidR="00367701">
        <w:rPr>
          <w:rFonts w:cs="Times New Roman"/>
          <w:iCs/>
        </w:rPr>
        <w:t xml:space="preserve"> to account for the </w:t>
      </w:r>
      <w:r w:rsidR="00367701" w:rsidRPr="00367701">
        <w:rPr>
          <w:rFonts w:cs="Times New Roman"/>
          <w:iCs/>
        </w:rPr>
        <w:t>uncertainty on the affinity values themselves</w:t>
      </w:r>
      <w:r w:rsidRPr="00155995">
        <w:rPr>
          <w:rFonts w:cs="Times New Roman"/>
          <w:iCs/>
        </w:rPr>
        <w:t xml:space="preserve">. The results of the different simulations </w:t>
      </w:r>
      <w:r w:rsidR="00367701">
        <w:rPr>
          <w:rFonts w:cs="Times New Roman"/>
          <w:iCs/>
        </w:rPr>
        <w:t>were then averaged (and confidence intervals (</w:t>
      </w:r>
      <w:r w:rsidR="00367701" w:rsidRPr="00155995">
        <w:rPr>
          <w:rFonts w:cs="Times New Roman"/>
          <w:iCs/>
        </w:rPr>
        <w:t>C</w:t>
      </w:r>
      <w:r w:rsidR="00367701">
        <w:rPr>
          <w:rFonts w:cs="Times New Roman"/>
          <w:iCs/>
        </w:rPr>
        <w:t xml:space="preserve">Is) </w:t>
      </w:r>
      <w:r w:rsidR="00367701" w:rsidRPr="00155995">
        <w:rPr>
          <w:rFonts w:cs="Times New Roman"/>
          <w:iCs/>
        </w:rPr>
        <w:t>retrieved</w:t>
      </w:r>
      <w:r w:rsidR="00367701">
        <w:rPr>
          <w:rFonts w:cs="Times New Roman"/>
          <w:iCs/>
        </w:rPr>
        <w:t xml:space="preserve">) per time step, per scenario and per </w:t>
      </w:r>
      <w:r w:rsidR="00D21061">
        <w:rPr>
          <w:rFonts w:cs="Times New Roman"/>
          <w:iCs/>
        </w:rPr>
        <w:t>scale of analysis</w:t>
      </w:r>
      <w:r w:rsidRPr="00155995">
        <w:rPr>
          <w:rFonts w:cs="Times New Roman"/>
          <w:iCs/>
        </w:rPr>
        <w:t xml:space="preserve"> </w:t>
      </w:r>
      <w:r w:rsidR="00D21061">
        <w:rPr>
          <w:rFonts w:cs="Times New Roman"/>
          <w:iCs/>
        </w:rPr>
        <w:t>(</w:t>
      </w:r>
      <w:r w:rsidR="00BB525D">
        <w:rPr>
          <w:rFonts w:cs="Times New Roman"/>
          <w:iCs/>
        </w:rPr>
        <w:t>Figure S</w:t>
      </w:r>
      <w:r w:rsidR="00723D36">
        <w:rPr>
          <w:rFonts w:cs="Times New Roman"/>
          <w:iCs/>
        </w:rPr>
        <w:t>3</w:t>
      </w:r>
      <w:r w:rsidR="00BB525D">
        <w:rPr>
          <w:rFonts w:cs="Times New Roman"/>
          <w:iCs/>
        </w:rPr>
        <w:t xml:space="preserve">; </w:t>
      </w:r>
      <w:r w:rsidR="00D21061">
        <w:rPr>
          <w:rFonts w:cs="Times New Roman"/>
          <w:iCs/>
        </w:rPr>
        <w:t>Table S4-S</w:t>
      </w:r>
      <w:r w:rsidR="00D74B95">
        <w:rPr>
          <w:rFonts w:cs="Times New Roman"/>
          <w:iCs/>
        </w:rPr>
        <w:t>7</w:t>
      </w:r>
      <w:r w:rsidR="00D21061">
        <w:rPr>
          <w:rFonts w:cs="Times New Roman"/>
          <w:iCs/>
        </w:rPr>
        <w:t>)</w:t>
      </w:r>
      <w:r w:rsidRPr="00155995">
        <w:rPr>
          <w:rFonts w:cs="Times New Roman"/>
          <w:b/>
          <w:iCs/>
        </w:rPr>
        <w:t xml:space="preserve">. </w:t>
      </w:r>
      <w:r w:rsidR="0082416C">
        <w:rPr>
          <w:rFonts w:eastAsiaTheme="minorEastAsia" w:cs="Times New Roman"/>
          <w:iCs/>
        </w:rPr>
        <w:t xml:space="preserve">Note that, </w:t>
      </w:r>
      <w:commentRangeStart w:id="138"/>
      <w:r w:rsidR="0082416C" w:rsidRPr="00155995">
        <w:rPr>
          <w:rFonts w:cs="Times New Roman"/>
          <w:iCs/>
        </w:rPr>
        <w:t xml:space="preserve">as per ecologic </w:t>
      </w:r>
      <w:r w:rsidR="002A20EE">
        <w:rPr>
          <w:rFonts w:cs="Times New Roman"/>
          <w:iCs/>
        </w:rPr>
        <w:t>re</w:t>
      </w:r>
      <w:r w:rsidR="0082416C" w:rsidRPr="00155995">
        <w:rPr>
          <w:rFonts w:cs="Times New Roman"/>
          <w:iCs/>
        </w:rPr>
        <w:t>strictions</w:t>
      </w:r>
      <w:commentRangeEnd w:id="138"/>
      <w:r w:rsidR="00562767">
        <w:rPr>
          <w:rStyle w:val="CommentReference"/>
        </w:rPr>
        <w:commentReference w:id="138"/>
      </w:r>
      <w:r w:rsidR="0082416C" w:rsidRPr="00155995">
        <w:rPr>
          <w:rFonts w:cs="Times New Roman"/>
          <w:iCs/>
        </w:rPr>
        <w:t>, no increase of species can occur</w:t>
      </w:r>
      <w:r w:rsidR="0082416C">
        <w:rPr>
          <w:rFonts w:cs="Times New Roman"/>
          <w:iCs/>
        </w:rPr>
        <w:t xml:space="preserve"> at the global and regional scale</w:t>
      </w:r>
      <w:r w:rsidR="008C7C95">
        <w:rPr>
          <w:rFonts w:cs="Times New Roman"/>
          <w:iCs/>
        </w:rPr>
        <w:t xml:space="preserve"> (i.e., </w:t>
      </w:r>
      <w:proofErr w:type="spellStart"/>
      <w:r w:rsidR="008C7C95">
        <w:rPr>
          <w:rFonts w:cs="Times New Roman"/>
          <w:iCs/>
        </w:rPr>
        <w:t>colonizations</w:t>
      </w:r>
      <w:proofErr w:type="spellEnd"/>
      <w:r w:rsidR="008C7C95">
        <w:rPr>
          <w:rFonts w:cs="Times New Roman"/>
          <w:iCs/>
        </w:rPr>
        <w:t xml:space="preserve"> are </w:t>
      </w:r>
      <w:r w:rsidR="00861E0B">
        <w:rPr>
          <w:rFonts w:cs="Times New Roman"/>
          <w:iCs/>
        </w:rPr>
        <w:t xml:space="preserve">only </w:t>
      </w:r>
      <w:r w:rsidR="008C7C95">
        <w:rPr>
          <w:rFonts w:cs="Times New Roman"/>
          <w:iCs/>
        </w:rPr>
        <w:t>allowed</w:t>
      </w:r>
      <w:r w:rsidR="00861E0B">
        <w:rPr>
          <w:rFonts w:cs="Times New Roman"/>
          <w:iCs/>
        </w:rPr>
        <w:t xml:space="preserve"> at the </w:t>
      </w:r>
      <w:r w:rsidR="00562767">
        <w:rPr>
          <w:rFonts w:cs="Times New Roman"/>
          <w:iCs/>
        </w:rPr>
        <w:t>grid-</w:t>
      </w:r>
      <w:r w:rsidR="00861E0B">
        <w:rPr>
          <w:rFonts w:cs="Times New Roman"/>
          <w:iCs/>
        </w:rPr>
        <w:t>cell level</w:t>
      </w:r>
      <w:r w:rsidR="008C7C95">
        <w:rPr>
          <w:rFonts w:cs="Times New Roman"/>
          <w:iCs/>
        </w:rPr>
        <w:t>)</w:t>
      </w:r>
      <w:r w:rsidR="0082416C" w:rsidRPr="00155995">
        <w:rPr>
          <w:rFonts w:cs="Times New Roman"/>
          <w:iCs/>
        </w:rPr>
        <w:t xml:space="preserve">, and </w:t>
      </w:r>
      <w:commentRangeStart w:id="139"/>
      <w:r w:rsidR="0082416C" w:rsidRPr="00155995">
        <w:rPr>
          <w:rFonts w:cs="Times New Roman"/>
          <w:iCs/>
        </w:rPr>
        <w:t xml:space="preserve">instead </w:t>
      </w:r>
      <w:r w:rsidR="0082416C">
        <w:rPr>
          <w:rFonts w:cs="Times New Roman"/>
          <w:iCs/>
        </w:rPr>
        <w:t xml:space="preserve">at </w:t>
      </w:r>
      <w:r w:rsidR="008C7C95">
        <w:rPr>
          <w:rFonts w:cs="Times New Roman"/>
          <w:iCs/>
        </w:rPr>
        <w:t>these scales</w:t>
      </w:r>
      <w:r w:rsidR="0082416C">
        <w:rPr>
          <w:rFonts w:cs="Times New Roman"/>
          <w:iCs/>
        </w:rPr>
        <w:t xml:space="preserve"> </w:t>
      </w:r>
      <w:r w:rsidR="0082416C" w:rsidRPr="00155995">
        <w:rPr>
          <w:rFonts w:cs="Times New Roman"/>
          <w:iCs/>
        </w:rPr>
        <w:t xml:space="preserve">we aim to find the scenario that </w:t>
      </w:r>
      <w:ins w:id="140" w:author="Ines Martins" w:date="2020-10-01T15:44:00Z">
        <w:r w:rsidR="00BD14C6" w:rsidRPr="00790D89">
          <w:rPr>
            <w:rFonts w:cs="Times New Roman"/>
            <w:color w:val="000000" w:themeColor="text1"/>
            <w:lang w:val="en-GB"/>
          </w:rPr>
          <w:t>decelerate</w:t>
        </w:r>
      </w:ins>
      <w:ins w:id="141" w:author="Ines Martins" w:date="2020-10-01T15:45:00Z">
        <w:r w:rsidR="00BD14C6">
          <w:rPr>
            <w:rFonts w:cs="Times New Roman"/>
            <w:color w:val="000000" w:themeColor="text1"/>
            <w:lang w:val="en-GB"/>
          </w:rPr>
          <w:t>s</w:t>
        </w:r>
      </w:ins>
      <w:del w:id="142" w:author="Ines Martins" w:date="2020-10-01T15:44:00Z">
        <w:r w:rsidR="0082416C" w:rsidRPr="00155995" w:rsidDel="00BD14C6">
          <w:rPr>
            <w:rFonts w:cs="Times New Roman"/>
            <w:iCs/>
          </w:rPr>
          <w:delText>slows down</w:delText>
        </w:r>
      </w:del>
      <w:r w:rsidR="0082416C" w:rsidRPr="00155995">
        <w:rPr>
          <w:rFonts w:cs="Times New Roman"/>
          <w:iCs/>
        </w:rPr>
        <w:t xml:space="preserve"> biodiversity los</w:t>
      </w:r>
      <w:r w:rsidR="0082416C">
        <w:rPr>
          <w:rFonts w:cs="Times New Roman"/>
          <w:iCs/>
        </w:rPr>
        <w:t>s the most.</w:t>
      </w:r>
      <w:commentRangeEnd w:id="139"/>
      <w:r w:rsidR="00562767">
        <w:rPr>
          <w:rStyle w:val="CommentReference"/>
        </w:rPr>
        <w:commentReference w:id="139"/>
      </w:r>
    </w:p>
    <w:p w14:paraId="019DE6BA" w14:textId="77777777" w:rsidR="00155995" w:rsidRPr="00155995" w:rsidRDefault="00155995" w:rsidP="00155995">
      <w:pPr>
        <w:spacing w:line="360" w:lineRule="auto"/>
        <w:jc w:val="both"/>
        <w:rPr>
          <w:rFonts w:cs="Times New Roman"/>
          <w:lang w:val="en-GB"/>
        </w:rPr>
      </w:pPr>
    </w:p>
    <w:p w14:paraId="21A91848" w14:textId="77777777" w:rsidR="00155995" w:rsidRPr="00155995" w:rsidRDefault="00155995" w:rsidP="007A2697">
      <w:pPr>
        <w:spacing w:line="360" w:lineRule="auto"/>
        <w:jc w:val="both"/>
        <w:outlineLvl w:val="0"/>
        <w:rPr>
          <w:rFonts w:cs="Times New Roman"/>
          <w:b/>
          <w:lang w:val="en-GB"/>
        </w:rPr>
      </w:pPr>
      <w:r w:rsidRPr="00155995">
        <w:rPr>
          <w:rFonts w:cs="Times New Roman"/>
          <w:b/>
          <w:lang w:val="en-GB"/>
        </w:rPr>
        <w:t>Results</w:t>
      </w:r>
    </w:p>
    <w:p w14:paraId="6F154A29" w14:textId="77777777" w:rsidR="00155995" w:rsidRPr="00155995" w:rsidRDefault="00155995" w:rsidP="007A2697">
      <w:pPr>
        <w:spacing w:line="360" w:lineRule="auto"/>
        <w:jc w:val="both"/>
        <w:outlineLvl w:val="0"/>
        <w:rPr>
          <w:rFonts w:cs="Times New Roman"/>
          <w:i/>
          <w:lang w:val="en-GB"/>
        </w:rPr>
      </w:pPr>
      <w:r w:rsidRPr="00155995">
        <w:rPr>
          <w:rFonts w:cs="Times New Roman"/>
          <w:i/>
          <w:lang w:val="en-GB"/>
        </w:rPr>
        <w:t>Historical biodiversity change</w:t>
      </w:r>
    </w:p>
    <w:p w14:paraId="1ECB0198" w14:textId="29D7A619" w:rsidR="00155995" w:rsidRDefault="00155995" w:rsidP="00155995">
      <w:pPr>
        <w:spacing w:line="360" w:lineRule="auto"/>
        <w:jc w:val="both"/>
        <w:rPr>
          <w:rFonts w:cs="Times New Roman"/>
          <w:lang w:val="en-GB"/>
        </w:rPr>
      </w:pPr>
      <w:r w:rsidRPr="00155995">
        <w:rPr>
          <w:rFonts w:cs="Times New Roman"/>
          <w:lang w:val="en-GB"/>
        </w:rPr>
        <w:t>We found that for all bird species combined, the proportion of species expected to persist over the long term has declined globally in the past century (1900-2015), with global</w:t>
      </w:r>
      <w:r w:rsidR="000A5923">
        <w:rPr>
          <w:rFonts w:cs="Times New Roman"/>
          <w:lang w:val="en-GB"/>
        </w:rPr>
        <w:t xml:space="preserve"> diversity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000A5923">
        <w:rPr>
          <w:rFonts w:eastAsiaTheme="minorEastAsia" w:cs="Times New Roman"/>
          <w:iCs/>
        </w:rPr>
        <w:t>)</w:t>
      </w:r>
      <w:r w:rsidRPr="00155995">
        <w:rPr>
          <w:rFonts w:cs="Times New Roman"/>
          <w:lang w:val="en-GB"/>
        </w:rPr>
        <w:t xml:space="preserve"> predicted to have decreased by </w:t>
      </w:r>
      <w:commentRangeStart w:id="143"/>
      <w:r w:rsidR="009D140F">
        <w:rPr>
          <w:rFonts w:cs="Times New Roman"/>
          <w:lang w:val="en-GB"/>
        </w:rPr>
        <w:t>-</w:t>
      </w:r>
      <w:r w:rsidRPr="00155995">
        <w:rPr>
          <w:rFonts w:cs="Times New Roman"/>
          <w:lang w:val="en-GB"/>
        </w:rPr>
        <w:t>1.63%</w:t>
      </w:r>
      <w:commentRangeEnd w:id="143"/>
      <w:r w:rsidR="00EF2D3B">
        <w:rPr>
          <w:rStyle w:val="CommentReference"/>
        </w:rPr>
        <w:commentReference w:id="143"/>
      </w:r>
      <w:r w:rsidRPr="00155995">
        <w:rPr>
          <w:rFonts w:cs="Times New Roman"/>
          <w:lang w:val="en-GB"/>
        </w:rPr>
        <w:t>. On the other hand, at the grid cell level, bird</w:t>
      </w:r>
      <w:r w:rsidR="000A5923">
        <w:rPr>
          <w:rFonts w:cs="Times New Roman"/>
          <w:lang w:val="en-GB"/>
        </w:rPr>
        <w:t xml:space="preserve"> </w:t>
      </w:r>
      <w:r w:rsidR="006A0E71">
        <w:rPr>
          <w:rFonts w:cs="Times New Roman"/>
          <w:lang w:val="en-GB"/>
        </w:rPr>
        <w:t xml:space="preserve">alpha </w:t>
      </w:r>
      <w:r w:rsidR="000A5923">
        <w:rPr>
          <w:rFonts w:cs="Times New Roman"/>
          <w:lang w:val="en-GB"/>
        </w:rPr>
        <w:t>diversity</w:t>
      </w:r>
      <w:r w:rsidRPr="00155995">
        <w:rPr>
          <w:rFonts w:cs="Times New Roman"/>
          <w:lang w:val="en-GB"/>
        </w:rPr>
        <w:t xml:space="preserve"> </w:t>
      </w:r>
      <w:r w:rsidR="00FC5BE3">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FC5BE3">
        <w:rPr>
          <w:rFonts w:eastAsiaTheme="minorEastAsia" w:cs="Times New Roman"/>
          <w:iCs/>
        </w:rPr>
        <w:t>)</w:t>
      </w:r>
      <w:r w:rsidRPr="00155995">
        <w:rPr>
          <w:rFonts w:cs="Times New Roman"/>
          <w:lang w:val="en-GB"/>
        </w:rPr>
        <w:t xml:space="preserve"> was predicted to increase, on average,</w:t>
      </w:r>
      <w:r w:rsidR="0058056C">
        <w:rPr>
          <w:rFonts w:cs="Times New Roman"/>
          <w:lang w:val="en-GB"/>
        </w:rPr>
        <w:t xml:space="preserve"> by</w:t>
      </w:r>
      <w:r w:rsidR="00E66361">
        <w:rPr>
          <w:rFonts w:cs="Times New Roman"/>
          <w:lang w:val="en-GB"/>
        </w:rPr>
        <w:t xml:space="preserve"> </w:t>
      </w:r>
      <w:commentRangeStart w:id="144"/>
      <w:r w:rsidRPr="00155995">
        <w:rPr>
          <w:rFonts w:cs="Times New Roman"/>
          <w:lang w:val="en-GB"/>
        </w:rPr>
        <w:t xml:space="preserve">2.98% </w:t>
      </w:r>
      <w:commentRangeEnd w:id="144"/>
      <w:r w:rsidR="009B0743">
        <w:rPr>
          <w:rStyle w:val="CommentReference"/>
        </w:rPr>
        <w:commentReference w:id="144"/>
      </w:r>
      <w:r w:rsidR="00D54BD4">
        <w:rPr>
          <w:rFonts w:cs="Times New Roman"/>
          <w:lang w:val="en-GB"/>
        </w:rPr>
        <w:t>(</w:t>
      </w:r>
      <w:r w:rsidR="005C3D34">
        <w:rPr>
          <w:rFonts w:cs="Times New Roman"/>
          <w:lang w:val="en-GB"/>
        </w:rPr>
        <w:t xml:space="preserve">Figure </w:t>
      </w:r>
      <w:r w:rsidR="00D74B95">
        <w:rPr>
          <w:rFonts w:cs="Times New Roman"/>
          <w:lang w:val="en-GB"/>
        </w:rPr>
        <w:t>2</w:t>
      </w:r>
      <w:r w:rsidR="005C3D34">
        <w:rPr>
          <w:rFonts w:cs="Times New Roman"/>
          <w:lang w:val="en-GB"/>
        </w:rPr>
        <w:t xml:space="preserve">, </w:t>
      </w:r>
      <w:r w:rsidR="004A7968">
        <w:rPr>
          <w:rFonts w:cs="Times New Roman"/>
          <w:lang w:val="en-GB"/>
        </w:rPr>
        <w:t>T</w:t>
      </w:r>
      <w:r w:rsidR="00D54BD4">
        <w:rPr>
          <w:rFonts w:cs="Times New Roman"/>
          <w:lang w:val="en-GB"/>
        </w:rPr>
        <w:t xml:space="preserve">able </w:t>
      </w:r>
      <w:r w:rsidR="005C3D34">
        <w:rPr>
          <w:rFonts w:cs="Times New Roman"/>
          <w:lang w:val="en-GB"/>
        </w:rPr>
        <w:t xml:space="preserve">1, </w:t>
      </w:r>
      <w:r w:rsidR="00D54BD4">
        <w:rPr>
          <w:rFonts w:cs="Times New Roman"/>
          <w:lang w:val="en-GB"/>
        </w:rPr>
        <w:t>S4</w:t>
      </w:r>
      <w:r w:rsidR="005C3D34">
        <w:rPr>
          <w:rFonts w:cs="Times New Roman"/>
          <w:lang w:val="en-GB"/>
        </w:rPr>
        <w:t xml:space="preserve"> and S6</w:t>
      </w:r>
      <w:r w:rsidR="00D54BD4">
        <w:rPr>
          <w:rFonts w:cs="Times New Roman"/>
          <w:lang w:val="en-GB"/>
        </w:rPr>
        <w:t>)</w:t>
      </w:r>
      <w:r w:rsidRPr="00155995">
        <w:rPr>
          <w:rFonts w:cs="Times New Roman"/>
          <w:lang w:val="en-GB"/>
        </w:rPr>
        <w:t xml:space="preserve">. Different species groups show different trends across the scales of analysis. Globally, the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Pr="00155995">
        <w:rPr>
          <w:rFonts w:cs="Times New Roman"/>
          <w:lang w:val="en-GB"/>
        </w:rPr>
        <w:t xml:space="preserve"> of both species groups declined over the course of the 20</w:t>
      </w:r>
      <w:r w:rsidRPr="00155995">
        <w:rPr>
          <w:rFonts w:cs="Times New Roman"/>
          <w:vertAlign w:val="superscript"/>
          <w:lang w:val="en-GB"/>
        </w:rPr>
        <w:t>th</w:t>
      </w:r>
      <w:r w:rsidRPr="00155995">
        <w:rPr>
          <w:rFonts w:cs="Times New Roman"/>
          <w:lang w:val="en-GB"/>
        </w:rPr>
        <w:t xml:space="preserve"> century</w:t>
      </w:r>
      <w:r w:rsidR="00E66361">
        <w:rPr>
          <w:rFonts w:cs="Times New Roman"/>
          <w:lang w:val="en-GB"/>
        </w:rPr>
        <w:t>;</w:t>
      </w:r>
      <w:r w:rsidR="00E66361" w:rsidRPr="00155995">
        <w:rPr>
          <w:rFonts w:cs="Times New Roman"/>
          <w:lang w:val="en-GB"/>
        </w:rPr>
        <w:t xml:space="preserve"> </w:t>
      </w:r>
      <w:commentRangeStart w:id="145"/>
      <w:r w:rsidRPr="00155995">
        <w:rPr>
          <w:rFonts w:cs="Times New Roman"/>
          <w:lang w:val="en-GB"/>
        </w:rPr>
        <w:t>however</w:t>
      </w:r>
      <w:r w:rsidR="00641C5B">
        <w:rPr>
          <w:rFonts w:cs="Times New Roman"/>
          <w:lang w:val="en-GB"/>
        </w:rPr>
        <w:t>,</w:t>
      </w:r>
      <w:r w:rsidRPr="00155995">
        <w:rPr>
          <w:rFonts w:cs="Times New Roman"/>
          <w:lang w:val="en-GB"/>
        </w:rPr>
        <w:t xml:space="preserve"> the predicted rate of change of forest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Pr="00155995">
        <w:rPr>
          <w:rFonts w:cs="Times New Roman"/>
          <w:lang w:val="en-GB"/>
        </w:rPr>
        <w:t xml:space="preserve"> was ~</w:t>
      </w:r>
      <w:r w:rsidR="009B0743" w:rsidRPr="00155995">
        <w:rPr>
          <w:rFonts w:cs="Times New Roman"/>
          <w:lang w:val="en-GB"/>
        </w:rPr>
        <w:t>3</w:t>
      </w:r>
      <w:r w:rsidR="009B0743">
        <w:rPr>
          <w:rFonts w:cs="Times New Roman"/>
          <w:lang w:val="en-GB"/>
        </w:rPr>
        <w:t>5</w:t>
      </w:r>
      <w:r w:rsidR="009B0743" w:rsidRPr="00155995">
        <w:rPr>
          <w:rFonts w:cs="Times New Roman"/>
          <w:lang w:val="en-GB"/>
        </w:rPr>
        <w:t xml:space="preserve"> </w:t>
      </w:r>
      <w:r w:rsidRPr="00155995">
        <w:rPr>
          <w:rFonts w:cs="Times New Roman"/>
          <w:lang w:val="en-GB"/>
        </w:rPr>
        <w:t xml:space="preserve">times higher than the inferred rate of change in non-forest </w:t>
      </w:r>
      <w:commentRangeEnd w:id="145"/>
      <w:r w:rsidRPr="00155995">
        <w:rPr>
          <w:sz w:val="18"/>
          <w:szCs w:val="18"/>
          <w:lang w:val="de-DE"/>
        </w:rPr>
        <w:lastRenderedPageBreak/>
        <w:commentReference w:id="145"/>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00336FEC">
        <w:rPr>
          <w:rFonts w:eastAsiaTheme="minorEastAsia"/>
          <w:iCs/>
        </w:rPr>
        <w:t xml:space="preserve"> (Figure </w:t>
      </w:r>
      <w:r w:rsidR="00D74B95">
        <w:rPr>
          <w:rFonts w:eastAsiaTheme="minorEastAsia"/>
          <w:iCs/>
        </w:rPr>
        <w:t>2</w:t>
      </w:r>
      <w:r w:rsidR="00336FEC">
        <w:rPr>
          <w:rFonts w:eastAsiaTheme="minorEastAsia"/>
          <w:iCs/>
        </w:rPr>
        <w:t>)</w:t>
      </w:r>
      <w:r w:rsidRPr="00155995">
        <w:rPr>
          <w:rFonts w:cs="Times New Roman"/>
          <w:lang w:val="en-GB"/>
        </w:rPr>
        <w:t xml:space="preserve">. </w:t>
      </w:r>
      <w:r w:rsidR="00FE1AC0">
        <w:rPr>
          <w:rFonts w:cs="Times New Roman"/>
          <w:lang w:val="en-GB"/>
        </w:rPr>
        <w:t>However</w:t>
      </w:r>
      <w:r w:rsidR="0082416C">
        <w:rPr>
          <w:rFonts w:cs="Times New Roman"/>
          <w:lang w:val="en-GB"/>
        </w:rPr>
        <w:t>, a</w:t>
      </w:r>
      <w:r w:rsidRPr="00155995">
        <w:rPr>
          <w:rFonts w:cs="Times New Roman"/>
          <w:lang w:val="en-GB"/>
        </w:rPr>
        <w:t xml:space="preserve">t the grid cell level, only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Pr="00155995">
        <w:rPr>
          <w:rFonts w:cs="Times New Roman"/>
          <w:lang w:val="en-GB"/>
        </w:rPr>
        <w:t xml:space="preserve"> of forest species was predicted to decline (</w:t>
      </w:r>
      <w:r w:rsidR="00733D40">
        <w:rPr>
          <w:rFonts w:cs="Times New Roman"/>
          <w:lang w:val="en-GB"/>
        </w:rPr>
        <w:t>a</w:t>
      </w:r>
      <w:r w:rsidR="00861E0B">
        <w:rPr>
          <w:rFonts w:cs="Times New Roman"/>
          <w:lang w:val="en-GB"/>
        </w:rPr>
        <w:t>n average</w:t>
      </w:r>
      <w:r w:rsidR="00733D40">
        <w:rPr>
          <w:rFonts w:cs="Times New Roman"/>
          <w:lang w:val="en-GB"/>
        </w:rPr>
        <w:t xml:space="preserve"> decrease of </w:t>
      </w:r>
      <w:commentRangeStart w:id="146"/>
      <w:r w:rsidR="009D140F">
        <w:rPr>
          <w:rFonts w:cs="Times New Roman"/>
          <w:lang w:val="en-GB"/>
        </w:rPr>
        <w:t>-</w:t>
      </w:r>
      <w:r w:rsidRPr="00155995">
        <w:rPr>
          <w:rFonts w:cs="Times New Roman"/>
          <w:lang w:val="en-GB"/>
        </w:rPr>
        <w:t>5.72%</w:t>
      </w:r>
      <w:commentRangeEnd w:id="146"/>
      <w:r w:rsidR="009B0743">
        <w:rPr>
          <w:rStyle w:val="CommentReference"/>
        </w:rPr>
        <w:commentReference w:id="146"/>
      </w:r>
      <w:r w:rsidRPr="00155995">
        <w:rPr>
          <w:rFonts w:cs="Times New Roman"/>
          <w:lang w:val="en-GB"/>
        </w:rPr>
        <w:t xml:space="preserve">). At this scale, the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Pr="00155995">
        <w:rPr>
          <w:rFonts w:eastAsiaTheme="minorEastAsia" w:cs="Times New Roman"/>
          <w:iCs/>
        </w:rPr>
        <w:t xml:space="preserve"> </w:t>
      </w:r>
      <w:r w:rsidRPr="00155995">
        <w:rPr>
          <w:rFonts w:cs="Times New Roman"/>
          <w:lang w:val="en-GB"/>
        </w:rPr>
        <w:t>of non-forest species was predicted to increase</w:t>
      </w:r>
      <w:r w:rsidR="00AB588F">
        <w:rPr>
          <w:rFonts w:cs="Times New Roman"/>
          <w:lang w:val="en-GB"/>
        </w:rPr>
        <w:t xml:space="preserve"> </w:t>
      </w:r>
      <w:r w:rsidRPr="00155995">
        <w:rPr>
          <w:rFonts w:cs="Times New Roman"/>
          <w:lang w:val="en-GB"/>
        </w:rPr>
        <w:t>by</w:t>
      </w:r>
      <w:r w:rsidR="00861E0B">
        <w:rPr>
          <w:rFonts w:cs="Times New Roman"/>
          <w:lang w:val="en-GB"/>
        </w:rPr>
        <w:t xml:space="preserve"> an average of</w:t>
      </w:r>
      <w:r w:rsidRPr="00155995">
        <w:rPr>
          <w:rFonts w:cs="Times New Roman"/>
          <w:lang w:val="en-GB"/>
        </w:rPr>
        <w:t xml:space="preserve"> </w:t>
      </w:r>
      <w:commentRangeStart w:id="147"/>
      <w:r w:rsidRPr="00155995">
        <w:rPr>
          <w:rFonts w:cs="Times New Roman"/>
          <w:lang w:val="en-GB"/>
        </w:rPr>
        <w:t>4.12%</w:t>
      </w:r>
      <w:r w:rsidR="00F71111">
        <w:rPr>
          <w:rFonts w:cs="Times New Roman"/>
          <w:lang w:val="en-GB"/>
        </w:rPr>
        <w:t xml:space="preserve"> </w:t>
      </w:r>
      <w:commentRangeEnd w:id="147"/>
      <w:r w:rsidR="00FE1AC0">
        <w:rPr>
          <w:rStyle w:val="CommentReference"/>
        </w:rPr>
        <w:commentReference w:id="147"/>
      </w:r>
      <w:r w:rsidR="00FE1AC0">
        <w:rPr>
          <w:rFonts w:cs="Times New Roman"/>
          <w:lang w:val="en-GB"/>
        </w:rPr>
        <w:t>due to colonisations</w:t>
      </w:r>
      <w:r w:rsidRPr="00155995">
        <w:rPr>
          <w:rFonts w:cs="Times New Roman"/>
          <w:lang w:val="en-GB"/>
        </w:rPr>
        <w:t xml:space="preserve">. </w:t>
      </w:r>
      <w:r w:rsidR="00650C1F">
        <w:rPr>
          <w:rFonts w:cs="Times New Roman"/>
          <w:lang w:val="en-GB"/>
        </w:rPr>
        <w:t>High d</w:t>
      </w:r>
      <w:r w:rsidR="008B2117" w:rsidRPr="00155995">
        <w:rPr>
          <w:rFonts w:cs="Times New Roman"/>
          <w:lang w:val="en-GB"/>
        </w:rPr>
        <w:t>ecrease</w:t>
      </w:r>
      <w:r w:rsidR="008B2117">
        <w:rPr>
          <w:rFonts w:cs="Times New Roman"/>
          <w:lang w:val="en-GB"/>
        </w:rPr>
        <w:t>s</w:t>
      </w:r>
      <w:r w:rsidR="008B2117" w:rsidRPr="00155995">
        <w:rPr>
          <w:rFonts w:cs="Times New Roman"/>
          <w:lang w:val="en-GB"/>
        </w:rPr>
        <w:t xml:space="preserve"> in forest </w:t>
      </w:r>
      <w:r w:rsidR="00650C1F">
        <w:rPr>
          <w:rFonts w:cs="Times New Roman"/>
          <w:lang w:val="en-GB"/>
        </w:rPr>
        <w:t xml:space="preserve">bird communities were found </w:t>
      </w:r>
      <w:r w:rsidR="008B2117">
        <w:rPr>
          <w:rFonts w:cs="Times New Roman"/>
          <w:lang w:val="en-GB"/>
        </w:rPr>
        <w:t xml:space="preserve">in regions </w:t>
      </w:r>
      <w:r w:rsidR="00650C1F">
        <w:rPr>
          <w:rFonts w:cs="Times New Roman"/>
          <w:lang w:val="en-GB"/>
        </w:rPr>
        <w:t xml:space="preserve">of pasture land expansion </w:t>
      </w:r>
      <w:commentRangeStart w:id="148"/>
      <w:r w:rsidRPr="00155995">
        <w:rPr>
          <w:rFonts w:cs="Times New Roman"/>
          <w:lang w:val="en-GB"/>
        </w:rPr>
        <w:t xml:space="preserve">(Figure </w:t>
      </w:r>
      <w:r w:rsidR="00D74B95">
        <w:rPr>
          <w:rFonts w:cs="Times New Roman"/>
          <w:lang w:val="en-GB"/>
        </w:rPr>
        <w:t>3a</w:t>
      </w:r>
      <w:r w:rsidR="00D54BD4">
        <w:rPr>
          <w:rFonts w:cs="Times New Roman"/>
          <w:lang w:val="en-GB"/>
        </w:rPr>
        <w:t xml:space="preserve">, </w:t>
      </w:r>
      <w:r w:rsidR="00D74B95">
        <w:rPr>
          <w:rFonts w:cs="Times New Roman"/>
          <w:lang w:val="en-GB"/>
        </w:rPr>
        <w:t>4</w:t>
      </w:r>
      <w:r w:rsidR="0071408C">
        <w:rPr>
          <w:rFonts w:cs="Times New Roman"/>
          <w:lang w:val="en-GB"/>
        </w:rPr>
        <w:t xml:space="preserve">, </w:t>
      </w:r>
      <w:r w:rsidR="00D74B95">
        <w:rPr>
          <w:rFonts w:cs="Times New Roman"/>
          <w:lang w:val="en-GB"/>
        </w:rPr>
        <w:t>S3</w:t>
      </w:r>
      <w:r w:rsidR="00FC5BE3">
        <w:rPr>
          <w:rFonts w:cs="Times New Roman"/>
          <w:lang w:val="en-GB"/>
        </w:rPr>
        <w:t>, S</w:t>
      </w:r>
      <w:r w:rsidR="00D74B95">
        <w:rPr>
          <w:rFonts w:cs="Times New Roman"/>
          <w:lang w:val="en-GB"/>
        </w:rPr>
        <w:t>4</w:t>
      </w:r>
      <w:r w:rsidR="00FC5BE3">
        <w:rPr>
          <w:rFonts w:cs="Times New Roman"/>
          <w:lang w:val="en-GB"/>
        </w:rPr>
        <w:t xml:space="preserve">, </w:t>
      </w:r>
      <w:proofErr w:type="spellStart"/>
      <w:r w:rsidR="00FC5BE3">
        <w:rPr>
          <w:rFonts w:cs="Times New Roman"/>
          <w:lang w:val="en-GB"/>
        </w:rPr>
        <w:t>Sxx</w:t>
      </w:r>
      <w:proofErr w:type="spellEnd"/>
      <w:r w:rsidRPr="00155995">
        <w:rPr>
          <w:rFonts w:cs="Times New Roman"/>
          <w:lang w:val="en-GB"/>
        </w:rPr>
        <w:t>)</w:t>
      </w:r>
      <w:commentRangeEnd w:id="148"/>
      <w:r w:rsidRPr="00155995">
        <w:rPr>
          <w:sz w:val="18"/>
          <w:szCs w:val="18"/>
          <w:lang w:val="de-DE"/>
        </w:rPr>
        <w:commentReference w:id="148"/>
      </w:r>
      <w:r w:rsidR="00650C1F">
        <w:rPr>
          <w:rFonts w:cs="Times New Roman"/>
          <w:lang w:val="en-GB"/>
        </w:rPr>
        <w:t>,this</w:t>
      </w:r>
      <w:r w:rsidR="00E66361">
        <w:rPr>
          <w:rFonts w:cs="Times New Roman"/>
          <w:lang w:val="en-GB"/>
        </w:rPr>
        <w:t xml:space="preserve"> </w:t>
      </w:r>
      <w:r w:rsidRPr="00155995">
        <w:rPr>
          <w:rFonts w:cs="Times New Roman"/>
          <w:lang w:val="en-GB"/>
        </w:rPr>
        <w:t>loss</w:t>
      </w:r>
      <w:r w:rsidR="00650C1F">
        <w:rPr>
          <w:rFonts w:cs="Times New Roman"/>
          <w:lang w:val="en-GB"/>
        </w:rPr>
        <w:t xml:space="preserve"> was</w:t>
      </w:r>
      <w:r w:rsidRPr="00155995">
        <w:rPr>
          <w:rFonts w:cs="Times New Roman"/>
          <w:lang w:val="en-GB"/>
        </w:rPr>
        <w:t xml:space="preserve"> </w:t>
      </w:r>
      <w:r w:rsidR="00641C5B" w:rsidRPr="00641C5B">
        <w:rPr>
          <w:rFonts w:cs="Times New Roman"/>
          <w:lang w:val="en-GB"/>
        </w:rPr>
        <w:t>particularly</w:t>
      </w:r>
      <w:r w:rsidRPr="00155995">
        <w:rPr>
          <w:rFonts w:cs="Times New Roman"/>
          <w:lang w:val="en-GB"/>
        </w:rPr>
        <w:t xml:space="preserve"> high in </w:t>
      </w:r>
      <w:r w:rsidR="00BA2977">
        <w:rPr>
          <w:rFonts w:cs="Times New Roman"/>
          <w:lang w:val="en-GB"/>
        </w:rPr>
        <w:t xml:space="preserve">forest diversity rich areas (Figure S2) </w:t>
      </w:r>
      <w:r w:rsidRPr="00155995">
        <w:rPr>
          <w:rFonts w:cs="Times New Roman"/>
          <w:lang w:val="en-GB"/>
        </w:rPr>
        <w:t xml:space="preserve">transitioning from primary vegetation (e.g., Brazil or Central Asia). </w:t>
      </w:r>
      <w:r w:rsidR="0071408C">
        <w:rPr>
          <w:rFonts w:cs="Times New Roman"/>
          <w:lang w:val="en-GB"/>
        </w:rPr>
        <w:t>On the other hand</w:t>
      </w:r>
      <w:r w:rsidRPr="00155995">
        <w:rPr>
          <w:rFonts w:cs="Times New Roman"/>
          <w:lang w:val="en-GB"/>
        </w:rPr>
        <w:t xml:space="preserve">, forest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Pr="00155995">
        <w:rPr>
          <w:rFonts w:cs="Times New Roman"/>
          <w:lang w:val="en-GB"/>
        </w:rPr>
        <w:t xml:space="preserve"> </w:t>
      </w:r>
      <w:r w:rsidR="00650C1F">
        <w:rPr>
          <w:rFonts w:cs="Times New Roman"/>
          <w:lang w:val="en-GB"/>
        </w:rPr>
        <w:t>was</w:t>
      </w:r>
      <w:r w:rsidRPr="00155995">
        <w:rPr>
          <w:rFonts w:cs="Times New Roman"/>
          <w:lang w:val="en-GB"/>
        </w:rPr>
        <w:t xml:space="preserve"> predicted to increase in regions w</w:t>
      </w:r>
      <w:r w:rsidR="00861E0B">
        <w:rPr>
          <w:rFonts w:cs="Times New Roman"/>
          <w:lang w:val="en-GB"/>
        </w:rPr>
        <w:t>h</w:t>
      </w:r>
      <w:r w:rsidRPr="00155995">
        <w:rPr>
          <w:rFonts w:cs="Times New Roman"/>
          <w:lang w:val="en-GB"/>
        </w:rPr>
        <w:t>ere pastures transition to secondary vegetation (e.g., Europe).</w:t>
      </w:r>
      <w:r w:rsidR="0071408C">
        <w:rPr>
          <w:rFonts w:cs="Times New Roman"/>
          <w:lang w:val="en-GB"/>
        </w:rPr>
        <w:t xml:space="preserve"> Non-forest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71408C">
        <w:rPr>
          <w:rFonts w:eastAsiaTheme="minorEastAsia" w:cs="Times New Roman"/>
          <w:iCs/>
        </w:rPr>
        <w:t xml:space="preserve"> shows an almost </w:t>
      </w:r>
      <w:r w:rsidR="00861E0B">
        <w:rPr>
          <w:rFonts w:eastAsiaTheme="minorEastAsia" w:cs="Times New Roman"/>
          <w:iCs/>
        </w:rPr>
        <w:t xml:space="preserve">reversed </w:t>
      </w:r>
      <w:r w:rsidR="0071408C">
        <w:rPr>
          <w:rFonts w:eastAsiaTheme="minorEastAsia" w:cs="Times New Roman"/>
          <w:iCs/>
        </w:rPr>
        <w:t>pattern, i.e.</w:t>
      </w:r>
      <w:r w:rsidR="00E66361">
        <w:rPr>
          <w:rFonts w:eastAsiaTheme="minorEastAsia" w:cs="Times New Roman"/>
          <w:iCs/>
        </w:rPr>
        <w:t>,</w:t>
      </w:r>
      <w:r w:rsidR="0071408C">
        <w:rPr>
          <w:rFonts w:eastAsiaTheme="minorEastAsia" w:cs="Times New Roman"/>
          <w:iCs/>
        </w:rPr>
        <w:t xml:space="preserve"> regions </w:t>
      </w:r>
      <w:r w:rsidR="00E66361">
        <w:rPr>
          <w:rFonts w:eastAsiaTheme="minorEastAsia" w:cs="Times New Roman"/>
          <w:iCs/>
        </w:rPr>
        <w:t xml:space="preserve">with </w:t>
      </w:r>
      <w:r w:rsidR="00153702">
        <w:rPr>
          <w:rFonts w:eastAsiaTheme="minorEastAsia" w:cs="Times New Roman"/>
          <w:iCs/>
        </w:rPr>
        <w:t xml:space="preserve">projected </w:t>
      </w:r>
      <w:r w:rsidR="0071408C">
        <w:rPr>
          <w:rFonts w:eastAsiaTheme="minorEastAsia" w:cs="Times New Roman"/>
          <w:iCs/>
        </w:rPr>
        <w:t>los</w:t>
      </w:r>
      <w:r w:rsidR="00E66361">
        <w:rPr>
          <w:rFonts w:eastAsiaTheme="minorEastAsia" w:cs="Times New Roman"/>
          <w:iCs/>
        </w:rPr>
        <w:t>s in</w:t>
      </w:r>
      <w:r w:rsidR="0071408C">
        <w:rPr>
          <w:rFonts w:eastAsiaTheme="minorEastAsia" w:cs="Times New Roman"/>
          <w:iCs/>
        </w:rPr>
        <w:t xml:space="preserve"> forest species diversity </w:t>
      </w:r>
      <w:r w:rsidR="00E66361">
        <w:rPr>
          <w:rFonts w:eastAsiaTheme="minorEastAsia" w:cs="Times New Roman"/>
          <w:iCs/>
        </w:rPr>
        <w:t xml:space="preserve">experience </w:t>
      </w:r>
      <w:r w:rsidR="0071408C">
        <w:rPr>
          <w:rFonts w:eastAsiaTheme="minorEastAsia" w:cs="Times New Roman"/>
          <w:iCs/>
        </w:rPr>
        <w:t>increase</w:t>
      </w:r>
      <w:r w:rsidR="00153702">
        <w:rPr>
          <w:rFonts w:eastAsiaTheme="minorEastAsia" w:cs="Times New Roman"/>
          <w:iCs/>
        </w:rPr>
        <w:t>s</w:t>
      </w:r>
      <w:r w:rsidR="0071408C">
        <w:rPr>
          <w:rFonts w:eastAsiaTheme="minorEastAsia" w:cs="Times New Roman"/>
          <w:iCs/>
        </w:rPr>
        <w:t xml:space="preserve"> in non-forest species diversity as habitats </w:t>
      </w:r>
      <w:r w:rsidR="00E66361">
        <w:rPr>
          <w:rFonts w:eastAsiaTheme="minorEastAsia" w:cs="Times New Roman"/>
          <w:iCs/>
        </w:rPr>
        <w:t xml:space="preserve">(e.g., pastures, </w:t>
      </w:r>
      <w:r w:rsidR="00E66361" w:rsidRPr="00155995">
        <w:rPr>
          <w:rFonts w:cs="Times New Roman"/>
          <w:lang w:val="en-GB"/>
        </w:rPr>
        <w:t>secondary vegetation</w:t>
      </w:r>
      <w:r w:rsidR="00E66361">
        <w:rPr>
          <w:rFonts w:cs="Times New Roman"/>
          <w:lang w:val="en-GB"/>
        </w:rPr>
        <w:t xml:space="preserve">) </w:t>
      </w:r>
      <w:r w:rsidR="0071408C">
        <w:rPr>
          <w:rFonts w:eastAsiaTheme="minorEastAsia" w:cs="Times New Roman"/>
          <w:iCs/>
        </w:rPr>
        <w:t xml:space="preserve">become more suitable to </w:t>
      </w:r>
      <w:r w:rsidR="00E66361">
        <w:rPr>
          <w:rFonts w:eastAsiaTheme="minorEastAsia" w:cs="Times New Roman"/>
          <w:iCs/>
        </w:rPr>
        <w:t xml:space="preserve">the latter </w:t>
      </w:r>
      <w:r w:rsidR="0071408C">
        <w:rPr>
          <w:rFonts w:eastAsiaTheme="minorEastAsia" w:cs="Times New Roman"/>
          <w:iCs/>
        </w:rPr>
        <w:t>species</w:t>
      </w:r>
      <w:r w:rsidR="00E66361">
        <w:rPr>
          <w:rFonts w:eastAsiaTheme="minorEastAsia" w:cs="Times New Roman"/>
          <w:iCs/>
        </w:rPr>
        <w:t xml:space="preserve"> groups</w:t>
      </w:r>
      <w:r w:rsidR="0071408C">
        <w:rPr>
          <w:rFonts w:cs="Times New Roman"/>
          <w:lang w:val="en-GB"/>
        </w:rPr>
        <w:t>.</w:t>
      </w:r>
    </w:p>
    <w:p w14:paraId="43C7150D" w14:textId="77777777" w:rsidR="0071408C" w:rsidRPr="00155995" w:rsidRDefault="0071408C" w:rsidP="00155995">
      <w:pPr>
        <w:spacing w:line="360" w:lineRule="auto"/>
        <w:jc w:val="both"/>
        <w:rPr>
          <w:rFonts w:cs="Times New Roman"/>
          <w:lang w:val="en-GB"/>
        </w:rPr>
      </w:pPr>
    </w:p>
    <w:p w14:paraId="06EB9D7A" w14:textId="77777777" w:rsidR="00155995" w:rsidRPr="00155995" w:rsidRDefault="00155995" w:rsidP="007A2697">
      <w:pPr>
        <w:spacing w:line="360" w:lineRule="auto"/>
        <w:jc w:val="both"/>
        <w:outlineLvl w:val="0"/>
        <w:rPr>
          <w:rFonts w:cs="Times New Roman"/>
          <w:i/>
          <w:lang w:val="en-GB"/>
        </w:rPr>
      </w:pPr>
      <w:commentRangeStart w:id="149"/>
      <w:r w:rsidRPr="00155995">
        <w:rPr>
          <w:rFonts w:cs="Times New Roman"/>
          <w:i/>
          <w:lang w:val="en-GB"/>
        </w:rPr>
        <w:t>Future biodiversity change</w:t>
      </w:r>
      <w:commentRangeEnd w:id="149"/>
      <w:r w:rsidR="00CF63B2">
        <w:rPr>
          <w:rStyle w:val="CommentReference"/>
        </w:rPr>
        <w:commentReference w:id="149"/>
      </w:r>
    </w:p>
    <w:p w14:paraId="1EB7A583" w14:textId="05D97EE6" w:rsidR="00A95B1C" w:rsidRPr="00641C5B" w:rsidRDefault="00F94F0A" w:rsidP="00155995">
      <w:pPr>
        <w:spacing w:line="360" w:lineRule="auto"/>
        <w:jc w:val="both"/>
        <w:rPr>
          <w:rFonts w:cs="Times New Roman"/>
          <w:lang w:val="en-GB"/>
        </w:rPr>
      </w:pPr>
      <w:commentRangeStart w:id="150"/>
      <w:r>
        <w:rPr>
          <w:rFonts w:cs="Times New Roman"/>
          <w:lang w:val="en-GB"/>
        </w:rPr>
        <w:t>The</w:t>
      </w:r>
      <w:r w:rsidR="004C1432">
        <w:rPr>
          <w:rFonts w:cs="Times New Roman"/>
          <w:lang w:val="en-GB"/>
        </w:rPr>
        <w:t xml:space="preserve"> global rate of biodiversity loss </w:t>
      </w:r>
      <w:r w:rsidR="006B303B">
        <w:rPr>
          <w:rFonts w:cs="Times New Roman"/>
          <w:lang w:val="en-GB"/>
        </w:rPr>
        <w:t>observed during the 20</w:t>
      </w:r>
      <w:r w:rsidR="006B303B" w:rsidRPr="00641C5B">
        <w:rPr>
          <w:rFonts w:cs="Times New Roman"/>
          <w:vertAlign w:val="superscript"/>
          <w:lang w:val="en-GB"/>
        </w:rPr>
        <w:t>th</w:t>
      </w:r>
      <w:r w:rsidR="006B303B">
        <w:rPr>
          <w:rFonts w:cs="Times New Roman"/>
          <w:lang w:val="en-GB"/>
        </w:rPr>
        <w:t xml:space="preserve"> </w:t>
      </w:r>
      <w:r w:rsidR="000E36C0">
        <w:rPr>
          <w:rFonts w:cs="Times New Roman"/>
          <w:lang w:val="en-GB"/>
        </w:rPr>
        <w:t>century</w:t>
      </w:r>
      <w:r w:rsidR="00733D40">
        <w:rPr>
          <w:rFonts w:cs="Times New Roman"/>
          <w:lang w:val="en-GB"/>
        </w:rPr>
        <w:t xml:space="preserve"> (</w:t>
      </w:r>
      <m:oMath>
        <m:sSub>
          <m:sSubPr>
            <m:ctrlPr>
              <w:rPr>
                <w:rFonts w:ascii="Cambria Math" w:hAnsi="Cambria Math" w:cs="Times New Roman"/>
                <w:i/>
                <w:iCs/>
              </w:rPr>
            </m:ctrlPr>
          </m:sSubPr>
          <m:e>
            <m:r>
              <w:ins w:id="151" w:author="Ines Martins" w:date="2020-10-01T15:54:00Z">
                <w:rPr>
                  <w:rFonts w:ascii="Cambria Math" w:hAnsi="Cambria Math" w:cs="Times New Roman"/>
                </w:rPr>
                <m:t>R</m:t>
              </w:ins>
            </m:r>
            <m:r>
              <w:rPr>
                <w:rFonts w:ascii="Cambria Math" w:hAnsi="Cambria Math" w:cs="Times New Roman"/>
              </w:rPr>
              <m:t>∆P</m:t>
            </m:r>
          </m:e>
          <m:sub>
            <m:r>
              <w:rPr>
                <w:rFonts w:ascii="Cambria Math" w:hAnsi="Cambria Math" w:cs="Times New Roman"/>
              </w:rPr>
              <m:t>γ</m:t>
            </m:r>
          </m:sub>
        </m:sSub>
      </m:oMath>
      <w:r w:rsidR="00733D40">
        <w:t>=-0.014% yr</w:t>
      </w:r>
      <w:r w:rsidR="00733D40">
        <w:rPr>
          <w:vertAlign w:val="superscript"/>
        </w:rPr>
        <w:t>-1</w:t>
      </w:r>
      <w:r w:rsidR="00733D40">
        <w:t>)</w:t>
      </w:r>
      <w:r w:rsidR="000E36C0">
        <w:rPr>
          <w:rFonts w:cs="Times New Roman"/>
          <w:lang w:val="en-GB"/>
        </w:rPr>
        <w:t xml:space="preserve"> </w:t>
      </w:r>
      <w:r w:rsidR="000E36C0">
        <w:t>is</w:t>
      </w:r>
      <w:r w:rsidR="006B303B">
        <w:rPr>
          <w:rFonts w:cs="Times New Roman"/>
          <w:lang w:val="en-GB"/>
        </w:rPr>
        <w:t xml:space="preserve"> expected</w:t>
      </w:r>
      <w:r w:rsidR="004C1432">
        <w:rPr>
          <w:rFonts w:cs="Times New Roman"/>
          <w:lang w:val="en-GB"/>
        </w:rPr>
        <w:t xml:space="preserve"> to</w:t>
      </w:r>
      <w:r w:rsidR="006421E0">
        <w:rPr>
          <w:rFonts w:cs="Times New Roman"/>
          <w:lang w:val="en-GB"/>
        </w:rPr>
        <w:t xml:space="preserve"> continue </w:t>
      </w:r>
      <w:commentRangeStart w:id="152"/>
      <w:r w:rsidR="00AE75BB">
        <w:rPr>
          <w:rFonts w:cs="Times New Roman"/>
          <w:lang w:val="en-GB"/>
        </w:rPr>
        <w:t>at a</w:t>
      </w:r>
      <w:r w:rsidR="006421E0">
        <w:rPr>
          <w:rFonts w:cs="Times New Roman"/>
          <w:lang w:val="en-GB"/>
        </w:rPr>
        <w:t xml:space="preserve"> similar pace</w:t>
      </w:r>
      <w:commentRangeEnd w:id="152"/>
      <w:r w:rsidR="00155764">
        <w:rPr>
          <w:rStyle w:val="CommentReference"/>
        </w:rPr>
        <w:commentReference w:id="152"/>
      </w:r>
      <w:r w:rsidR="004C1432">
        <w:rPr>
          <w:rFonts w:cs="Times New Roman"/>
          <w:lang w:val="en-GB"/>
        </w:rPr>
        <w:t xml:space="preserve"> in the next decades </w:t>
      </w:r>
      <w:r w:rsidR="004C1432" w:rsidRPr="00155995">
        <w:rPr>
          <w:rFonts w:cs="Times New Roman"/>
          <w:lang w:val="en-GB"/>
        </w:rPr>
        <w:t>under all scenarios</w:t>
      </w:r>
      <w:r w:rsidR="004C1432">
        <w:rPr>
          <w:rFonts w:cs="Times New Roman"/>
          <w:lang w:val="en-GB"/>
        </w:rPr>
        <w:t xml:space="preserve"> </w:t>
      </w:r>
      <w:r w:rsidR="006421E0">
        <w:rPr>
          <w:rFonts w:cs="Times New Roman"/>
          <w:lang w:val="en-GB"/>
        </w:rPr>
        <w:t>but one: the</w:t>
      </w:r>
      <w:r w:rsidR="00EC6C13">
        <w:rPr>
          <w:rFonts w:cs="Times New Roman"/>
          <w:lang w:val="en-GB"/>
        </w:rPr>
        <w:t xml:space="preserve"> global sustainability scenario with</w:t>
      </w:r>
      <w:r w:rsidR="006421E0">
        <w:rPr>
          <w:rFonts w:cs="Times New Roman"/>
          <w:lang w:val="en-GB"/>
        </w:rPr>
        <w:t xml:space="preserve"> </w:t>
      </w:r>
      <w:r w:rsidR="006421E0">
        <w:rPr>
          <w:rFonts w:eastAsiaTheme="minorEastAsia" w:cs="Times New Roman"/>
          <w:iCs/>
        </w:rPr>
        <w:t>moderate land-use change</w:t>
      </w:r>
      <w:r w:rsidR="008522BC">
        <w:rPr>
          <w:rFonts w:eastAsiaTheme="minorEastAsia" w:cs="Times New Roman"/>
          <w:iCs/>
        </w:rPr>
        <w:t xml:space="preserve"> </w:t>
      </w:r>
      <w:r w:rsidR="008522BC">
        <w:rPr>
          <w:rFonts w:cs="Times New Roman"/>
          <w:lang w:val="en-GB"/>
        </w:rPr>
        <w:t xml:space="preserve">(Table 1, Figure </w:t>
      </w:r>
      <w:r w:rsidR="00D74B95">
        <w:rPr>
          <w:rFonts w:cs="Times New Roman"/>
          <w:lang w:val="en-GB"/>
        </w:rPr>
        <w:t>2</w:t>
      </w:r>
      <w:r w:rsidR="008522BC">
        <w:rPr>
          <w:rFonts w:cs="Times New Roman"/>
          <w:lang w:val="en-GB"/>
        </w:rPr>
        <w:t>)</w:t>
      </w:r>
      <w:r w:rsidR="00B04C54">
        <w:rPr>
          <w:rFonts w:eastAsiaTheme="minorEastAsia" w:cs="Times New Roman"/>
          <w:iCs/>
        </w:rPr>
        <w:t xml:space="preserve">. </w:t>
      </w:r>
      <w:r w:rsidR="0063354D" w:rsidRPr="008522BC">
        <w:rPr>
          <w:rFonts w:eastAsiaTheme="minorEastAsia" w:cs="Times New Roman"/>
          <w:iCs/>
          <w:strike/>
        </w:rPr>
        <w:t xml:space="preserve">In fact, </w:t>
      </w:r>
      <w:r w:rsidR="0063354D" w:rsidRPr="008522BC">
        <w:rPr>
          <w:rFonts w:cs="Times New Roman"/>
          <w:strike/>
          <w:lang w:val="en-GB"/>
        </w:rPr>
        <w:t>w</w:t>
      </w:r>
      <w:r w:rsidR="00272806" w:rsidRPr="008522BC">
        <w:rPr>
          <w:rFonts w:cs="Times New Roman"/>
          <w:strike/>
          <w:lang w:val="en-GB"/>
        </w:rPr>
        <w:t xml:space="preserve">hen analysing the </w:t>
      </w:r>
      <w:commentRangeStart w:id="153"/>
      <w:r w:rsidR="00272806" w:rsidRPr="008522BC">
        <w:rPr>
          <w:rFonts w:cs="Times New Roman"/>
          <w:strike/>
          <w:lang w:val="en-GB"/>
        </w:rPr>
        <w:t xml:space="preserve">global trends in bird diversity </w:t>
      </w:r>
      <w:commentRangeEnd w:id="153"/>
      <w:r w:rsidR="00272806" w:rsidRPr="008522BC">
        <w:rPr>
          <w:rStyle w:val="CommentReference"/>
          <w:strike/>
        </w:rPr>
        <w:commentReference w:id="153"/>
      </w:r>
      <w:r w:rsidR="00272806" w:rsidRPr="008522BC">
        <w:rPr>
          <w:rFonts w:cs="Times New Roman"/>
          <w:strike/>
          <w:lang w:val="en-GB"/>
        </w:rPr>
        <w:t xml:space="preserve"> from 2015 to 2050, we found that </w:t>
      </w:r>
      <w:r w:rsidR="00272806" w:rsidRPr="008522BC">
        <w:rPr>
          <w:rFonts w:eastAsiaTheme="minorEastAsia" w:cs="Times New Roman"/>
          <w:iCs/>
          <w:strike/>
        </w:rPr>
        <w:t xml:space="preserve">the </w:t>
      </w:r>
      <w:r w:rsidR="00272806" w:rsidRPr="008522BC">
        <w:rPr>
          <w:rFonts w:cs="Times New Roman"/>
          <w:strike/>
          <w:lang w:val="en-GB"/>
        </w:rPr>
        <w:t xml:space="preserve">the global sustainability scenario was the </w:t>
      </w:r>
      <w:r w:rsidR="00272806" w:rsidRPr="008522BC">
        <w:rPr>
          <w:rFonts w:eastAsiaTheme="minorEastAsia" w:cs="Times New Roman"/>
          <w:iCs/>
          <w:strike/>
        </w:rPr>
        <w:t>best-case scenario for</w:t>
      </w:r>
      <w:r w:rsidR="00272806" w:rsidRPr="008522BC">
        <w:rPr>
          <w:rFonts w:cs="Times New Roman"/>
          <w:strike/>
          <w:lang w:val="en-GB"/>
        </w:rPr>
        <w:t xml:space="preserve"> biodiversity change</w:t>
      </w:r>
      <w:r w:rsidR="0063354D" w:rsidRPr="008522BC">
        <w:rPr>
          <w:rFonts w:cs="Times New Roman"/>
          <w:strike/>
          <w:lang w:val="en-GB"/>
        </w:rPr>
        <w:t xml:space="preserve"> independently of the </w:t>
      </w:r>
      <w:r w:rsidR="00272806" w:rsidRPr="008522BC">
        <w:rPr>
          <w:rFonts w:cs="Times New Roman"/>
          <w:strike/>
          <w:lang w:val="en-GB"/>
        </w:rPr>
        <w:t>across scales and species groups</w:t>
      </w:r>
      <w:r w:rsidR="00272806">
        <w:rPr>
          <w:rFonts w:cs="Times New Roman"/>
          <w:lang w:val="en-GB"/>
        </w:rPr>
        <w:t>.</w:t>
      </w:r>
      <w:r w:rsidR="004C1867">
        <w:rPr>
          <w:rFonts w:cs="Times New Roman"/>
          <w:lang w:val="en-GB"/>
        </w:rPr>
        <w:t xml:space="preserve"> </w:t>
      </w:r>
      <w:r w:rsidR="00140F63">
        <w:rPr>
          <w:rFonts w:eastAsiaTheme="minorEastAsia" w:cs="Times New Roman"/>
          <w:iCs/>
        </w:rPr>
        <w:t xml:space="preserve">In this scenario, </w:t>
      </w:r>
      <w:r w:rsidR="006421E0">
        <w:rPr>
          <w:rFonts w:eastAsiaTheme="minorEastAsia" w:cs="Times New Roman"/>
          <w:iCs/>
        </w:rPr>
        <w:t xml:space="preserve">the per year rate of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γ</m:t>
            </m:r>
          </m:sub>
        </m:sSub>
      </m:oMath>
      <w:r w:rsidR="006453E5">
        <w:rPr>
          <w:rFonts w:eastAsiaTheme="minorEastAsia" w:cs="Times New Roman"/>
          <w:iCs/>
          <w:color w:val="000000" w:themeColor="text1"/>
        </w:rPr>
        <w:t xml:space="preserve"> </w:t>
      </w:r>
      <w:del w:id="154" w:author="Ines Martins" w:date="2020-10-01T15:53:00Z">
        <w:r w:rsidR="005D3FF1" w:rsidDel="00107E9A">
          <w:rPr>
            <w:rFonts w:eastAsiaTheme="minorEastAsia" w:cs="Times New Roman"/>
            <w:iCs/>
          </w:rPr>
          <w:delText xml:space="preserve"> </w:delText>
        </w:r>
      </w:del>
      <w:r w:rsidR="005D3FF1">
        <w:rPr>
          <w:rFonts w:eastAsiaTheme="minorEastAsia" w:cs="Times New Roman"/>
          <w:iCs/>
        </w:rPr>
        <w:t>(i.e., gamma diversity)</w:t>
      </w:r>
      <w:r w:rsidR="006421E0">
        <w:rPr>
          <w:rFonts w:eastAsiaTheme="minorEastAsia" w:cs="Times New Roman"/>
          <w:iCs/>
        </w:rPr>
        <w:t xml:space="preserve"> loss is expected to reduce </w:t>
      </w:r>
      <w:r w:rsidR="00155764">
        <w:rPr>
          <w:rFonts w:eastAsiaTheme="minorEastAsia" w:cs="Times New Roman"/>
          <w:iCs/>
        </w:rPr>
        <w:t>by 55% of</w:t>
      </w:r>
      <w:r w:rsidR="006421E0">
        <w:rPr>
          <w:rFonts w:eastAsiaTheme="minorEastAsia" w:cs="Times New Roman"/>
          <w:iCs/>
        </w:rPr>
        <w:t xml:space="preserve"> its current </w:t>
      </w:r>
      <w:r w:rsidR="00AE75BB">
        <w:rPr>
          <w:rFonts w:eastAsiaTheme="minorEastAsia" w:cs="Times New Roman"/>
          <w:iCs/>
        </w:rPr>
        <w:t xml:space="preserve">rate </w:t>
      </w:r>
      <w:r w:rsidR="00096FB3">
        <w:rPr>
          <w:rFonts w:eastAsiaTheme="minorEastAsia" w:cs="Times New Roman"/>
          <w:iCs/>
        </w:rPr>
        <w:t xml:space="preserve">(Table 1, Figure </w:t>
      </w:r>
      <w:r w:rsidR="00D74B95">
        <w:rPr>
          <w:rFonts w:eastAsiaTheme="minorEastAsia" w:cs="Times New Roman"/>
          <w:iCs/>
        </w:rPr>
        <w:t>2a</w:t>
      </w:r>
      <w:r w:rsidR="00096FB3">
        <w:rPr>
          <w:rFonts w:eastAsiaTheme="minorEastAsia" w:cs="Times New Roman"/>
          <w:iCs/>
        </w:rPr>
        <w:t>)</w:t>
      </w:r>
      <w:r w:rsidR="00751FB5">
        <w:rPr>
          <w:rFonts w:eastAsiaTheme="minorEastAsia" w:cs="Times New Roman"/>
          <w:iCs/>
        </w:rPr>
        <w:t xml:space="preserve">, leading to a reduction </w:t>
      </w:r>
      <w:r w:rsidR="006E0C6B">
        <w:rPr>
          <w:rFonts w:eastAsiaTheme="minorEastAsia" w:cs="Times New Roman"/>
          <w:iCs/>
        </w:rPr>
        <w:t>in the number of bird</w:t>
      </w:r>
      <w:r w:rsidR="00751FB5">
        <w:rPr>
          <w:rFonts w:eastAsiaTheme="minorEastAsia" w:cs="Times New Roman"/>
          <w:iCs/>
        </w:rPr>
        <w:t xml:space="preserve"> species </w:t>
      </w:r>
      <w:r w:rsidR="00AE75BB">
        <w:rPr>
          <w:rFonts w:eastAsiaTheme="minorEastAsia" w:cs="Times New Roman"/>
          <w:iCs/>
        </w:rPr>
        <w:t xml:space="preserve">estimated </w:t>
      </w:r>
      <w:r w:rsidR="00751FB5">
        <w:rPr>
          <w:rFonts w:eastAsiaTheme="minorEastAsia" w:cs="Times New Roman"/>
          <w:iCs/>
        </w:rPr>
        <w:t>to</w:t>
      </w:r>
      <w:r w:rsidR="00AE75BB">
        <w:rPr>
          <w:rFonts w:eastAsiaTheme="minorEastAsia" w:cs="Times New Roman"/>
          <w:iCs/>
        </w:rPr>
        <w:t xml:space="preserve"> go</w:t>
      </w:r>
      <w:r w:rsidR="00751FB5">
        <w:rPr>
          <w:rFonts w:eastAsiaTheme="minorEastAsia" w:cs="Times New Roman"/>
          <w:iCs/>
        </w:rPr>
        <w:t xml:space="preserve"> extinct by 2050</w:t>
      </w:r>
      <w:r w:rsidR="00096FB3">
        <w:rPr>
          <w:rFonts w:eastAsiaTheme="minorEastAsia" w:cs="Times New Roman"/>
          <w:iCs/>
        </w:rPr>
        <w:t>, particularly</w:t>
      </w:r>
      <w:r w:rsidR="00AE75BB">
        <w:rPr>
          <w:rFonts w:eastAsiaTheme="minorEastAsia" w:cs="Times New Roman"/>
          <w:iCs/>
        </w:rPr>
        <w:t xml:space="preserve"> for the</w:t>
      </w:r>
      <w:r w:rsidR="00096FB3">
        <w:rPr>
          <w:rFonts w:eastAsiaTheme="minorEastAsia" w:cs="Times New Roman"/>
          <w:iCs/>
        </w:rPr>
        <w:t xml:space="preserve"> forest species (Table 1, Figure </w:t>
      </w:r>
      <w:r w:rsidR="00D74B95">
        <w:rPr>
          <w:rFonts w:eastAsiaTheme="minorEastAsia" w:cs="Times New Roman"/>
          <w:iCs/>
        </w:rPr>
        <w:t>2b</w:t>
      </w:r>
      <w:r w:rsidR="00096FB3">
        <w:rPr>
          <w:rFonts w:eastAsiaTheme="minorEastAsia" w:cs="Times New Roman"/>
          <w:iCs/>
        </w:rPr>
        <w:t>)</w:t>
      </w:r>
      <w:r w:rsidR="009A03E1">
        <w:rPr>
          <w:rFonts w:eastAsiaTheme="minorEastAsia" w:cs="Times New Roman"/>
          <w:iCs/>
        </w:rPr>
        <w:t xml:space="preserve">. </w:t>
      </w:r>
      <w:commentRangeEnd w:id="150"/>
      <w:r w:rsidR="00AE75BB">
        <w:rPr>
          <w:rStyle w:val="CommentReference"/>
        </w:rPr>
        <w:commentReference w:id="150"/>
      </w:r>
      <w:r w:rsidR="00972EFD">
        <w:rPr>
          <w:rFonts w:eastAsiaTheme="minorEastAsia" w:cs="Times New Roman"/>
          <w:iCs/>
        </w:rPr>
        <w:t>On the other hand,</w:t>
      </w:r>
      <w:r w:rsidR="007208B4">
        <w:rPr>
          <w:rFonts w:eastAsiaTheme="minorEastAsia" w:cs="Times New Roman"/>
          <w:iCs/>
        </w:rPr>
        <w:t xml:space="preserve"> </w:t>
      </w:r>
      <w:r w:rsidR="00972EFD">
        <w:rPr>
          <w:rFonts w:eastAsiaTheme="minorEastAsia" w:cs="Times New Roman"/>
          <w:iCs/>
        </w:rPr>
        <w:t>the</w:t>
      </w:r>
      <w:r w:rsidR="00AC1B71">
        <w:rPr>
          <w:rFonts w:eastAsiaTheme="minorEastAsia" w:cs="Times New Roman"/>
          <w:iCs/>
        </w:rPr>
        <w:t xml:space="preserve"> increase </w:t>
      </w:r>
      <w:commentRangeStart w:id="155"/>
      <w:r w:rsidR="004C1432">
        <w:rPr>
          <w:rFonts w:cs="Times New Roman"/>
          <w:lang w:val="en-GB"/>
        </w:rPr>
        <w:t xml:space="preserve">in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oMath>
      <w:r w:rsidR="006453E5" w:rsidRPr="00641C5B">
        <w:rPr>
          <w:rFonts w:eastAsiaTheme="minorEastAsia" w:cs="Times New Roman"/>
          <w:iCs/>
          <w:color w:val="000000" w:themeColor="text1"/>
        </w:rPr>
        <w:t xml:space="preserve"> </w:t>
      </w:r>
      <w:r w:rsidR="006453E5">
        <w:rPr>
          <w:rFonts w:eastAsiaTheme="minorEastAsia" w:cs="Times New Roman"/>
          <w:iCs/>
          <w:color w:val="000000" w:themeColor="text1"/>
        </w:rPr>
        <w:t>(</w:t>
      </w:r>
      <w:r w:rsidR="004C1432">
        <w:rPr>
          <w:rFonts w:cs="Times New Roman"/>
          <w:lang w:val="en-GB"/>
        </w:rPr>
        <w:t>alpha diversity</w:t>
      </w:r>
      <w:r w:rsidR="006453E5">
        <w:rPr>
          <w:rFonts w:cs="Times New Roman"/>
          <w:lang w:val="en-GB"/>
        </w:rPr>
        <w:t>)</w:t>
      </w:r>
      <w:r w:rsidR="004C1432">
        <w:rPr>
          <w:rFonts w:cs="Times New Roman"/>
          <w:lang w:val="en-GB"/>
        </w:rPr>
        <w:t xml:space="preserve"> </w:t>
      </w:r>
      <w:commentRangeEnd w:id="155"/>
      <w:r w:rsidR="00456037">
        <w:rPr>
          <w:rStyle w:val="CommentReference"/>
        </w:rPr>
        <w:commentReference w:id="155"/>
      </w:r>
      <w:r w:rsidR="00AC1B71">
        <w:rPr>
          <w:rFonts w:eastAsiaTheme="minorEastAsia" w:cs="Times New Roman"/>
          <w:iCs/>
        </w:rPr>
        <w:t xml:space="preserve">observed in the last century </w:t>
      </w:r>
      <w:del w:id="156" w:author="Ines Martins" w:date="2020-10-01T15:55:00Z">
        <w:r w:rsidR="00D179DD" w:rsidDel="00107E9A">
          <w:rPr>
            <w:rFonts w:cs="Times New Roman"/>
            <w:lang w:val="en-GB"/>
          </w:rPr>
          <w:delText>slows d</w:delText>
        </w:r>
        <w:r w:rsidR="0094290F" w:rsidDel="00107E9A">
          <w:rPr>
            <w:rFonts w:cs="Times New Roman"/>
            <w:lang w:val="en-GB"/>
          </w:rPr>
          <w:delText>own</w:delText>
        </w:r>
      </w:del>
      <w:ins w:id="157" w:author="Ines Martins" w:date="2020-10-01T15:56:00Z">
        <w:r w:rsidR="00107E9A" w:rsidRPr="00790D89">
          <w:rPr>
            <w:rFonts w:cs="Times New Roman"/>
            <w:color w:val="000000" w:themeColor="text1"/>
            <w:lang w:val="en-GB"/>
          </w:rPr>
          <w:t>decelerate</w:t>
        </w:r>
        <w:r w:rsidR="00107E9A">
          <w:rPr>
            <w:rFonts w:cs="Times New Roman"/>
            <w:color w:val="000000" w:themeColor="text1"/>
            <w:lang w:val="en-GB"/>
          </w:rPr>
          <w:t>s</w:t>
        </w:r>
      </w:ins>
      <w:r w:rsidR="00D179DD">
        <w:rPr>
          <w:rFonts w:cs="Times New Roman"/>
          <w:lang w:val="en-GB"/>
        </w:rPr>
        <w:t xml:space="preserve"> </w:t>
      </w:r>
      <w:r w:rsidR="008522BC">
        <w:rPr>
          <w:rFonts w:cs="Times New Roman"/>
          <w:lang w:val="en-GB"/>
        </w:rPr>
        <w:t xml:space="preserve">from 2015 to 2050 </w:t>
      </w:r>
      <w:r w:rsidR="00D179DD">
        <w:rPr>
          <w:rFonts w:cs="Times New Roman"/>
          <w:lang w:val="en-GB"/>
        </w:rPr>
        <w:t>under</w:t>
      </w:r>
      <w:r w:rsidR="00AE75BB">
        <w:rPr>
          <w:rFonts w:cs="Times New Roman"/>
          <w:lang w:val="en-GB"/>
        </w:rPr>
        <w:t xml:space="preserve"> the </w:t>
      </w:r>
      <w:r w:rsidR="00EA1D09" w:rsidRPr="00EA1D09">
        <w:rPr>
          <w:rFonts w:cs="Times New Roman"/>
        </w:rPr>
        <w:t>regional rivalry and fossil-fueled development scenarios</w:t>
      </w:r>
      <w:r w:rsidR="008522BC">
        <w:rPr>
          <w:rFonts w:cs="Times New Roman"/>
        </w:rPr>
        <w:t xml:space="preserve"> </w:t>
      </w:r>
      <w:r w:rsidR="00AC1B71">
        <w:t>(</w:t>
      </w:r>
      <w:r w:rsidR="00DC5A37">
        <w:t>by a factor of</w:t>
      </w:r>
      <w:r w:rsidR="00D4758C">
        <w:t xml:space="preserve"> ~2.5 and </w:t>
      </w:r>
      <w:commentRangeStart w:id="158"/>
      <w:r w:rsidR="00D4758C">
        <w:t xml:space="preserve">~10.5 </w:t>
      </w:r>
      <w:commentRangeEnd w:id="158"/>
      <w:r w:rsidR="001305E1">
        <w:t>respectively, of the rate in the 1900-2015 period</w:t>
      </w:r>
      <w:r w:rsidR="00D4758C">
        <w:rPr>
          <w:rStyle w:val="CommentReference"/>
        </w:rPr>
        <w:commentReference w:id="158"/>
      </w:r>
      <w:r w:rsidR="008522BC">
        <w:t xml:space="preserve">; </w:t>
      </w:r>
      <w:r w:rsidR="008522BC">
        <w:rPr>
          <w:rFonts w:eastAsiaTheme="minorEastAsia" w:cs="Times New Roman"/>
          <w:iCs/>
        </w:rPr>
        <w:t xml:space="preserve">Table 1, Figure </w:t>
      </w:r>
      <w:r w:rsidR="00D74B95">
        <w:rPr>
          <w:rFonts w:eastAsiaTheme="minorEastAsia" w:cs="Times New Roman"/>
          <w:iCs/>
        </w:rPr>
        <w:t>2a</w:t>
      </w:r>
      <w:r w:rsidR="00BA2359">
        <w:rPr>
          <w:rFonts w:cs="Times New Roman"/>
          <w:lang w:val="en-GB"/>
        </w:rPr>
        <w:t>)</w:t>
      </w:r>
      <w:r w:rsidR="00AC1B71">
        <w:rPr>
          <w:rFonts w:cs="Times New Roman"/>
          <w:lang w:val="en-GB"/>
        </w:rPr>
        <w:t xml:space="preserve">, and </w:t>
      </w:r>
      <w:r w:rsidR="00D4758C">
        <w:rPr>
          <w:rFonts w:cs="Times New Roman"/>
          <w:lang w:val="en-GB"/>
        </w:rPr>
        <w:t xml:space="preserve">even </w:t>
      </w:r>
      <w:r w:rsidR="00AC1B71">
        <w:rPr>
          <w:rFonts w:cs="Times New Roman"/>
          <w:lang w:val="en-GB"/>
        </w:rPr>
        <w:t xml:space="preserve">changes signal under the </w:t>
      </w:r>
      <w:r w:rsidR="00BA0615">
        <w:rPr>
          <w:rFonts w:cs="Times New Roman"/>
          <w:lang w:val="en-GB"/>
        </w:rPr>
        <w:t xml:space="preserve">global sustainability </w:t>
      </w:r>
      <w:r w:rsidR="00AC1B71">
        <w:rPr>
          <w:rFonts w:cs="Times New Roman"/>
        </w:rPr>
        <w:t>scenario (</w:t>
      </w:r>
      <w:r w:rsidR="00BA2359">
        <w:rPr>
          <w:rFonts w:cs="Times New Roman"/>
        </w:rPr>
        <w:t>i.e.,</w:t>
      </w:r>
      <w:r w:rsidR="000C035E">
        <w:rPr>
          <w:rFonts w:cs="Times New Roman"/>
        </w:rPr>
        <w:t xml:space="preserve"> average bird alpha diversity </w:t>
      </w:r>
      <w:r w:rsidR="00BA2359">
        <w:rPr>
          <w:rFonts w:cs="Times New Roman"/>
        </w:rPr>
        <w:t>decreases below</w:t>
      </w:r>
      <w:r w:rsidR="00AE75BB">
        <w:rPr>
          <w:rFonts w:cs="Times New Roman"/>
        </w:rPr>
        <w:t xml:space="preserve"> the </w:t>
      </w:r>
      <w:r w:rsidR="000C035E">
        <w:rPr>
          <w:rFonts w:cs="Times New Roman"/>
        </w:rPr>
        <w:t xml:space="preserve">values </w:t>
      </w:r>
      <w:r w:rsidR="00AE75BB">
        <w:rPr>
          <w:rFonts w:cs="Times New Roman"/>
        </w:rPr>
        <w:t>in</w:t>
      </w:r>
      <w:r w:rsidR="00BA2359">
        <w:rPr>
          <w:rFonts w:cs="Times New Roman"/>
        </w:rPr>
        <w:t xml:space="preserve"> </w:t>
      </w:r>
      <w:r w:rsidR="00D4758C">
        <w:rPr>
          <w:rFonts w:cs="Times New Roman"/>
        </w:rPr>
        <w:t>2015</w:t>
      </w:r>
      <w:r w:rsidR="00BA2359">
        <w:rPr>
          <w:rFonts w:cs="Times New Roman"/>
        </w:rPr>
        <w:t>)</w:t>
      </w:r>
      <w:r w:rsidR="008522BC">
        <w:rPr>
          <w:rFonts w:cs="Times New Roman"/>
        </w:rPr>
        <w:t xml:space="preserve"> </w:t>
      </w:r>
      <w:r w:rsidR="00DA69AC">
        <w:rPr>
          <w:rFonts w:eastAsiaTheme="minorEastAsia" w:cs="Times New Roman"/>
          <w:iCs/>
        </w:rPr>
        <w:t xml:space="preserve">due to </w:t>
      </w:r>
      <w:r w:rsidR="00607E4A">
        <w:rPr>
          <w:rFonts w:eastAsiaTheme="minorEastAsia" w:cs="Times New Roman"/>
          <w:iCs/>
        </w:rPr>
        <w:t xml:space="preserve">high </w:t>
      </w:r>
      <w:r w:rsidR="00DA69AC">
        <w:rPr>
          <w:rFonts w:eastAsiaTheme="minorEastAsia" w:cs="Times New Roman"/>
          <w:iCs/>
        </w:rPr>
        <w:t xml:space="preserve">projected </w:t>
      </w:r>
      <w:r w:rsidR="00096FB3">
        <w:rPr>
          <w:rFonts w:eastAsiaTheme="minorEastAsia" w:cs="Times New Roman"/>
          <w:iCs/>
        </w:rPr>
        <w:t>loss</w:t>
      </w:r>
      <w:r w:rsidR="00607E4A">
        <w:rPr>
          <w:rFonts w:eastAsiaTheme="minorEastAsia" w:cs="Times New Roman"/>
          <w:iCs/>
        </w:rPr>
        <w:t>es</w:t>
      </w:r>
      <w:r w:rsidR="00096FB3">
        <w:rPr>
          <w:rFonts w:eastAsiaTheme="minorEastAsia" w:cs="Times New Roman"/>
          <w:iCs/>
        </w:rPr>
        <w:t xml:space="preserve"> </w:t>
      </w:r>
      <w:r w:rsidR="00AE75BB">
        <w:rPr>
          <w:rFonts w:eastAsiaTheme="minorEastAsia" w:cs="Times New Roman"/>
          <w:iCs/>
        </w:rPr>
        <w:t xml:space="preserve">in </w:t>
      </w:r>
      <w:r w:rsidR="00096FB3">
        <w:rPr>
          <w:rFonts w:eastAsiaTheme="minorEastAsia" w:cs="Times New Roman"/>
          <w:iCs/>
        </w:rPr>
        <w:t xml:space="preserve">forest species (Table 1, Figure </w:t>
      </w:r>
      <w:r w:rsidR="00D74B95">
        <w:rPr>
          <w:rFonts w:eastAsiaTheme="minorEastAsia" w:cs="Times New Roman"/>
          <w:iCs/>
        </w:rPr>
        <w:t>2b</w:t>
      </w:r>
      <w:r w:rsidR="00096FB3">
        <w:rPr>
          <w:rFonts w:eastAsiaTheme="minorEastAsia" w:cs="Times New Roman"/>
          <w:iCs/>
        </w:rPr>
        <w:t>).</w:t>
      </w:r>
    </w:p>
    <w:p w14:paraId="0537C35E" w14:textId="68C64898" w:rsidR="006D677C" w:rsidRDefault="00F94F0A" w:rsidP="006D677C">
      <w:pPr>
        <w:spacing w:line="360" w:lineRule="auto"/>
        <w:jc w:val="both"/>
        <w:rPr>
          <w:rFonts w:eastAsiaTheme="minorEastAsia" w:cs="Times New Roman"/>
          <w:iCs/>
        </w:rPr>
      </w:pPr>
      <w:r>
        <w:rPr>
          <w:rFonts w:cs="Times New Roman"/>
          <w:lang w:val="en-GB"/>
        </w:rPr>
        <w:t xml:space="preserve">Across different scenarios, regions and scales of analysis, species group responses to </w:t>
      </w:r>
      <w:proofErr w:type="spellStart"/>
      <w:r>
        <w:rPr>
          <w:rFonts w:cs="Times New Roman"/>
          <w:lang w:val="en-GB"/>
        </w:rPr>
        <w:t>land</w:t>
      </w:r>
      <w:del w:id="159" w:author="Ines Martins" w:date="2020-10-01T15:58:00Z">
        <w:r w:rsidDel="00107E9A">
          <w:rPr>
            <w:rFonts w:cs="Times New Roman"/>
            <w:lang w:val="en-GB"/>
          </w:rPr>
          <w:delText xml:space="preserve"> </w:delText>
        </w:r>
      </w:del>
      <w:r>
        <w:rPr>
          <w:rFonts w:cs="Times New Roman"/>
          <w:lang w:val="en-GB"/>
        </w:rPr>
        <w:t>use</w:t>
      </w:r>
      <w:proofErr w:type="spellEnd"/>
      <w:r>
        <w:rPr>
          <w:rFonts w:cs="Times New Roman"/>
          <w:lang w:val="en-GB"/>
        </w:rPr>
        <w:t xml:space="preserve"> </w:t>
      </w:r>
      <w:ins w:id="160" w:author="Ines Martins" w:date="2020-10-01T15:58:00Z">
        <w:r w:rsidR="00107E9A">
          <w:rPr>
            <w:rFonts w:cs="Times New Roman"/>
            <w:lang w:val="en-GB"/>
          </w:rPr>
          <w:t xml:space="preserve">change </w:t>
        </w:r>
      </w:ins>
      <w:r w:rsidR="00607E4A">
        <w:rPr>
          <w:rFonts w:cs="Times New Roman"/>
          <w:lang w:val="en-GB"/>
        </w:rPr>
        <w:t xml:space="preserve">also </w:t>
      </w:r>
      <w:r>
        <w:rPr>
          <w:rFonts w:cs="Times New Roman"/>
          <w:lang w:val="en-GB"/>
        </w:rPr>
        <w:t>show interesting</w:t>
      </w:r>
      <w:commentRangeStart w:id="161"/>
      <w:r>
        <w:rPr>
          <w:rFonts w:cs="Times New Roman"/>
          <w:lang w:val="en-GB"/>
        </w:rPr>
        <w:t xml:space="preserve"> differences</w:t>
      </w:r>
      <w:commentRangeEnd w:id="161"/>
      <w:r>
        <w:rPr>
          <w:rStyle w:val="CommentReference"/>
        </w:rPr>
        <w:commentReference w:id="161"/>
      </w:r>
      <w:r>
        <w:rPr>
          <w:rFonts w:cs="Times New Roman"/>
          <w:lang w:val="en-GB"/>
        </w:rPr>
        <w:t xml:space="preserve">. </w:t>
      </w:r>
      <w:r w:rsidR="00A95B1C">
        <w:rPr>
          <w:rFonts w:cs="Times New Roman"/>
          <w:lang w:val="en-GB"/>
        </w:rPr>
        <w:t>For instance, i</w:t>
      </w:r>
      <w:r w:rsidR="002C474C" w:rsidRPr="00155995">
        <w:rPr>
          <w:rFonts w:cs="Times New Roman"/>
          <w:lang w:val="en-GB"/>
        </w:rPr>
        <w:t xml:space="preserve">ndependently of the </w:t>
      </w:r>
      <w:r w:rsidR="002C474C">
        <w:rPr>
          <w:rFonts w:cs="Times New Roman"/>
          <w:lang w:val="en-GB"/>
        </w:rPr>
        <w:t>scale of analysis,</w:t>
      </w:r>
      <w:r w:rsidR="002C474C" w:rsidRPr="00155995">
        <w:rPr>
          <w:rFonts w:cs="Times New Roman"/>
          <w:lang w:val="en-GB"/>
        </w:rPr>
        <w:t xml:space="preserve"> forest species always respond negatively to future land use changes</w:t>
      </w:r>
      <w:r w:rsidR="00C203A4">
        <w:rPr>
          <w:rFonts w:cs="Times New Roman"/>
          <w:lang w:val="en-GB"/>
        </w:rPr>
        <w:t>, with</w:t>
      </w:r>
      <w:r w:rsidR="00B33DF9">
        <w:rPr>
          <w:rFonts w:cs="Times New Roman"/>
          <w:lang w:val="en-GB"/>
        </w:rPr>
        <w:t xml:space="preserve"> </w:t>
      </w:r>
      <w:r w:rsidR="003741E1">
        <w:rPr>
          <w:rFonts w:cs="Times New Roman"/>
        </w:rPr>
        <w:t>t</w:t>
      </w:r>
      <w:r w:rsidR="003741E1" w:rsidRPr="00731991">
        <w:rPr>
          <w:rFonts w:cs="Times New Roman"/>
        </w:rPr>
        <w:t xml:space="preserve">he </w:t>
      </w:r>
      <w:r w:rsidR="003741E1">
        <w:rPr>
          <w:rFonts w:cs="Times New Roman"/>
        </w:rPr>
        <w:t>environmental sustainability</w:t>
      </w:r>
      <w:r w:rsidR="003741E1" w:rsidRPr="00731991">
        <w:rPr>
          <w:rFonts w:cs="Times New Roman"/>
        </w:rPr>
        <w:t xml:space="preserve"> scenario</w:t>
      </w:r>
      <w:r w:rsidR="003741E1" w:rsidRPr="00731991">
        <w:rPr>
          <w:rFonts w:cs="Times New Roman"/>
          <w:lang w:val="en-GB"/>
        </w:rPr>
        <w:t xml:space="preserve"> </w:t>
      </w:r>
      <w:r w:rsidR="003741E1" w:rsidRPr="00641C5B">
        <w:rPr>
          <w:rFonts w:cs="Times New Roman"/>
          <w:color w:val="000000" w:themeColor="text1"/>
          <w:lang w:val="en-GB"/>
        </w:rPr>
        <w:t>represent</w:t>
      </w:r>
      <w:r w:rsidR="00C203A4" w:rsidRPr="00641C5B">
        <w:rPr>
          <w:rFonts w:cs="Times New Roman"/>
          <w:color w:val="000000" w:themeColor="text1"/>
          <w:lang w:val="en-GB"/>
        </w:rPr>
        <w:t>ing</w:t>
      </w:r>
      <w:r w:rsidR="003741E1" w:rsidRPr="00641C5B">
        <w:rPr>
          <w:rFonts w:cs="Times New Roman"/>
          <w:color w:val="000000" w:themeColor="text1"/>
          <w:lang w:val="en-GB"/>
        </w:rPr>
        <w:t xml:space="preserve"> the best case in terms of future outcomes for forest species (Table 1, Figure </w:t>
      </w:r>
      <w:r w:rsidR="00D74B95">
        <w:rPr>
          <w:rFonts w:cs="Times New Roman"/>
          <w:color w:val="000000" w:themeColor="text1"/>
          <w:lang w:val="en-GB"/>
        </w:rPr>
        <w:t>2</w:t>
      </w:r>
      <w:r w:rsidR="00D74B95" w:rsidRPr="00641C5B">
        <w:rPr>
          <w:rFonts w:cs="Times New Roman"/>
          <w:color w:val="000000" w:themeColor="text1"/>
          <w:lang w:val="en-GB"/>
        </w:rPr>
        <w:t>b</w:t>
      </w:r>
      <w:r w:rsidR="003741E1" w:rsidRPr="00641C5B">
        <w:rPr>
          <w:rFonts w:cs="Times New Roman"/>
          <w:color w:val="000000" w:themeColor="text1"/>
          <w:lang w:val="en-GB"/>
        </w:rPr>
        <w:t>).</w:t>
      </w:r>
      <w:r w:rsidR="005D3FF1" w:rsidRPr="00641C5B">
        <w:rPr>
          <w:rFonts w:cs="Times New Roman"/>
          <w:color w:val="000000" w:themeColor="text1"/>
          <w:lang w:val="en-GB"/>
        </w:rPr>
        <w:t xml:space="preserve"> In fact, u</w:t>
      </w:r>
      <w:r w:rsidR="003741E1" w:rsidRPr="00641C5B">
        <w:rPr>
          <w:rFonts w:cs="Times New Roman"/>
          <w:color w:val="000000" w:themeColor="text1"/>
          <w:lang w:val="en-GB"/>
        </w:rPr>
        <w:t xml:space="preserve">nder this scenario, projected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γ</m:t>
            </m:r>
          </m:sub>
        </m:sSub>
      </m:oMath>
      <w:r w:rsidR="003741E1" w:rsidRPr="00641C5B">
        <w:rPr>
          <w:rFonts w:cs="Times New Roman"/>
          <w:color w:val="000000" w:themeColor="text1"/>
          <w:lang w:val="en-GB"/>
        </w:rPr>
        <w:t xml:space="preserve"> </w:t>
      </w:r>
      <w:r w:rsidR="003741E1" w:rsidRPr="00641C5B">
        <w:rPr>
          <w:rFonts w:eastAsiaTheme="minorEastAsia" w:cs="Times New Roman"/>
          <w:color w:val="000000" w:themeColor="text1"/>
          <w:lang w:val="en-GB"/>
        </w:rPr>
        <w:t xml:space="preserve">and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oMath>
      <w:r w:rsidR="003741E1" w:rsidRPr="00641C5B">
        <w:rPr>
          <w:rFonts w:eastAsiaTheme="minorEastAsia" w:cs="Times New Roman"/>
          <w:iCs/>
          <w:color w:val="000000" w:themeColor="text1"/>
        </w:rPr>
        <w:t xml:space="preserve"> </w:t>
      </w:r>
      <w:r w:rsidR="00126800" w:rsidRPr="00641C5B">
        <w:rPr>
          <w:rFonts w:eastAsiaTheme="minorEastAsia" w:cs="Times New Roman"/>
          <w:iCs/>
          <w:color w:val="000000" w:themeColor="text1"/>
        </w:rPr>
        <w:t>rate</w:t>
      </w:r>
      <w:r w:rsidR="00AE75BB">
        <w:rPr>
          <w:rFonts w:eastAsiaTheme="minorEastAsia" w:cs="Times New Roman"/>
          <w:iCs/>
          <w:color w:val="000000" w:themeColor="text1"/>
        </w:rPr>
        <w:t>s</w:t>
      </w:r>
      <w:r w:rsidR="00126800" w:rsidRPr="00641C5B">
        <w:rPr>
          <w:rFonts w:eastAsiaTheme="minorEastAsia" w:cs="Times New Roman"/>
          <w:iCs/>
          <w:color w:val="000000" w:themeColor="text1"/>
        </w:rPr>
        <w:t xml:space="preserve"> of </w:t>
      </w:r>
      <w:r w:rsidR="003741E1" w:rsidRPr="00641C5B">
        <w:rPr>
          <w:rFonts w:cs="Times New Roman"/>
          <w:color w:val="000000" w:themeColor="text1"/>
          <w:lang w:val="en-GB"/>
        </w:rPr>
        <w:t xml:space="preserve">loss of forest species </w:t>
      </w:r>
      <w:r w:rsidR="00AF44AF">
        <w:rPr>
          <w:rFonts w:cs="Times New Roman"/>
          <w:color w:val="000000" w:themeColor="text1"/>
          <w:lang w:val="en-GB"/>
        </w:rPr>
        <w:t>are</w:t>
      </w:r>
      <w:r w:rsidR="00AF44AF" w:rsidRPr="00641C5B">
        <w:rPr>
          <w:rFonts w:cs="Times New Roman"/>
          <w:color w:val="000000" w:themeColor="text1"/>
          <w:lang w:val="en-GB"/>
        </w:rPr>
        <w:t xml:space="preserve"> </w:t>
      </w:r>
      <w:r w:rsidR="003741E1" w:rsidRPr="00641C5B">
        <w:rPr>
          <w:rFonts w:cs="Times New Roman"/>
          <w:color w:val="000000" w:themeColor="text1"/>
          <w:lang w:val="en-GB"/>
        </w:rPr>
        <w:t xml:space="preserve">about </w:t>
      </w:r>
      <w:commentRangeStart w:id="162"/>
      <w:r w:rsidR="003741E1" w:rsidRPr="00641C5B">
        <w:rPr>
          <w:rFonts w:cs="Times New Roman"/>
          <w:color w:val="000000" w:themeColor="text1"/>
          <w:lang w:val="en-GB"/>
        </w:rPr>
        <w:t>~</w:t>
      </w:r>
      <w:r w:rsidR="00943720" w:rsidRPr="00641C5B">
        <w:rPr>
          <w:rFonts w:cs="Times New Roman"/>
          <w:color w:val="000000" w:themeColor="text1"/>
          <w:lang w:val="en-GB"/>
        </w:rPr>
        <w:t>58</w:t>
      </w:r>
      <w:r w:rsidR="003741E1" w:rsidRPr="00641C5B">
        <w:rPr>
          <w:rFonts w:cs="Times New Roman"/>
          <w:color w:val="000000" w:themeColor="text1"/>
          <w:lang w:val="en-GB"/>
        </w:rPr>
        <w:t xml:space="preserve">% </w:t>
      </w:r>
      <w:commentRangeEnd w:id="162"/>
      <w:r w:rsidR="003741E1" w:rsidRPr="00641C5B">
        <w:rPr>
          <w:rStyle w:val="CommentReference"/>
          <w:color w:val="000000" w:themeColor="text1"/>
        </w:rPr>
        <w:commentReference w:id="162"/>
      </w:r>
      <w:r w:rsidR="003741E1" w:rsidRPr="00641C5B">
        <w:rPr>
          <w:rFonts w:cs="Times New Roman"/>
          <w:color w:val="000000" w:themeColor="text1"/>
          <w:lang w:val="en-GB"/>
        </w:rPr>
        <w:t xml:space="preserve">and </w:t>
      </w:r>
      <w:commentRangeStart w:id="163"/>
      <w:r w:rsidR="003741E1" w:rsidRPr="00641C5B">
        <w:rPr>
          <w:rFonts w:cs="Times New Roman"/>
          <w:color w:val="000000" w:themeColor="text1"/>
          <w:lang w:val="en-GB"/>
        </w:rPr>
        <w:t>~</w:t>
      </w:r>
      <w:r w:rsidR="002C474C" w:rsidRPr="00641C5B">
        <w:rPr>
          <w:rFonts w:cs="Times New Roman"/>
          <w:color w:val="000000" w:themeColor="text1"/>
          <w:lang w:val="en-GB"/>
        </w:rPr>
        <w:t>70</w:t>
      </w:r>
      <w:r w:rsidR="003741E1" w:rsidRPr="00641C5B">
        <w:rPr>
          <w:rFonts w:cs="Times New Roman"/>
          <w:color w:val="000000" w:themeColor="text1"/>
          <w:lang w:val="en-GB"/>
        </w:rPr>
        <w:t xml:space="preserve">% </w:t>
      </w:r>
      <w:commentRangeEnd w:id="163"/>
      <w:r w:rsidR="003741E1" w:rsidRPr="00641C5B">
        <w:rPr>
          <w:rStyle w:val="CommentReference"/>
          <w:color w:val="000000" w:themeColor="text1"/>
        </w:rPr>
        <w:commentReference w:id="163"/>
      </w:r>
      <w:r w:rsidR="003741E1" w:rsidRPr="00641C5B">
        <w:rPr>
          <w:rFonts w:cs="Times New Roman"/>
          <w:color w:val="000000" w:themeColor="text1"/>
          <w:lang w:val="en-GB"/>
        </w:rPr>
        <w:t>smaller</w:t>
      </w:r>
      <w:r w:rsidR="009F1861">
        <w:rPr>
          <w:rFonts w:cs="Times New Roman"/>
          <w:color w:val="000000" w:themeColor="text1"/>
          <w:lang w:val="en-GB"/>
        </w:rPr>
        <w:t>,</w:t>
      </w:r>
      <w:r w:rsidR="003741E1" w:rsidRPr="00641C5B">
        <w:rPr>
          <w:rFonts w:cs="Times New Roman"/>
          <w:color w:val="000000" w:themeColor="text1"/>
          <w:lang w:val="en-GB"/>
        </w:rPr>
        <w:t xml:space="preserve"> respectively</w:t>
      </w:r>
      <w:r w:rsidR="009F1861">
        <w:rPr>
          <w:rFonts w:cs="Times New Roman"/>
          <w:color w:val="000000" w:themeColor="text1"/>
          <w:lang w:val="en-GB"/>
        </w:rPr>
        <w:t>,</w:t>
      </w:r>
      <w:r w:rsidR="003741E1" w:rsidRPr="00641C5B">
        <w:rPr>
          <w:rFonts w:cs="Times New Roman"/>
          <w:color w:val="000000" w:themeColor="text1"/>
          <w:lang w:val="en-GB"/>
        </w:rPr>
        <w:t xml:space="preserve"> than projected loss</w:t>
      </w:r>
      <w:r w:rsidR="00AE75BB">
        <w:rPr>
          <w:rFonts w:cs="Times New Roman"/>
          <w:color w:val="000000" w:themeColor="text1"/>
          <w:lang w:val="en-GB"/>
        </w:rPr>
        <w:t>es</w:t>
      </w:r>
      <w:r w:rsidR="003741E1" w:rsidRPr="00641C5B">
        <w:rPr>
          <w:rFonts w:cs="Times New Roman"/>
          <w:color w:val="000000" w:themeColor="text1"/>
          <w:lang w:val="en-GB"/>
        </w:rPr>
        <w:t xml:space="preserve"> in the </w:t>
      </w:r>
      <w:r w:rsidR="003741E1" w:rsidRPr="00641C5B">
        <w:rPr>
          <w:rFonts w:cs="Times New Roman"/>
          <w:color w:val="000000" w:themeColor="text1"/>
          <w:lang w:val="en-GB"/>
        </w:rPr>
        <w:lastRenderedPageBreak/>
        <w:t>worst-case scenario</w:t>
      </w:r>
      <w:r w:rsidR="002551DA" w:rsidRPr="00641C5B">
        <w:rPr>
          <w:rFonts w:cs="Times New Roman"/>
          <w:color w:val="000000" w:themeColor="text1"/>
          <w:lang w:val="en-GB"/>
        </w:rPr>
        <w:t xml:space="preserve"> (</w:t>
      </w:r>
      <w:r w:rsidR="00AF44AF" w:rsidRPr="00EA1D09">
        <w:rPr>
          <w:rFonts w:cs="Times New Roman"/>
        </w:rPr>
        <w:t>regional rivalry</w:t>
      </w:r>
      <w:r w:rsidR="00AF44AF">
        <w:rPr>
          <w:rFonts w:cs="Times New Roman"/>
          <w:color w:val="000000" w:themeColor="text1"/>
          <w:lang w:val="en-GB"/>
        </w:rPr>
        <w:t xml:space="preserve">, </w:t>
      </w:r>
      <w:r w:rsidR="002C474C" w:rsidRPr="00641C5B">
        <w:rPr>
          <w:rFonts w:cs="Times New Roman"/>
          <w:color w:val="000000" w:themeColor="text1"/>
          <w:lang w:val="en-GB"/>
        </w:rPr>
        <w:t>SSP3</w:t>
      </w:r>
      <w:r w:rsidR="002551DA" w:rsidRPr="00641C5B">
        <w:rPr>
          <w:rFonts w:cs="Times New Roman"/>
          <w:color w:val="000000" w:themeColor="text1"/>
          <w:lang w:val="en-GB"/>
        </w:rPr>
        <w:t>)</w:t>
      </w:r>
      <w:ins w:id="164" w:author="Ines Martins" w:date="2020-10-01T15:59:00Z">
        <w:r w:rsidR="00107E9A">
          <w:rPr>
            <w:rFonts w:cs="Times New Roman"/>
            <w:color w:val="000000" w:themeColor="text1"/>
            <w:lang w:val="en-GB"/>
          </w:rPr>
          <w:t xml:space="preserve">, </w:t>
        </w:r>
      </w:ins>
      <w:del w:id="165" w:author="Ines Martins" w:date="2020-10-01T15:59:00Z">
        <w:r w:rsidR="009A03E1" w:rsidRPr="00641C5B" w:rsidDel="00107E9A">
          <w:rPr>
            <w:rFonts w:cs="Times New Roman"/>
            <w:color w:val="000000" w:themeColor="text1"/>
            <w:lang w:val="en-GB"/>
          </w:rPr>
          <w:delText xml:space="preserve"> (</w:delText>
        </w:r>
      </w:del>
      <w:r w:rsidR="00DD4BF9" w:rsidRPr="00641C5B">
        <w:rPr>
          <w:rFonts w:cs="Times New Roman"/>
          <w:color w:val="000000" w:themeColor="text1"/>
          <w:lang w:val="en-GB"/>
        </w:rPr>
        <w:t xml:space="preserve">and </w:t>
      </w:r>
      <w:commentRangeStart w:id="166"/>
      <w:r w:rsidR="002C474C" w:rsidRPr="00641C5B">
        <w:rPr>
          <w:rFonts w:cs="Times New Roman"/>
          <w:color w:val="000000" w:themeColor="text1"/>
          <w:lang w:val="en-GB"/>
        </w:rPr>
        <w:t xml:space="preserve">60% </w:t>
      </w:r>
      <w:commentRangeEnd w:id="166"/>
      <w:r w:rsidR="002C474C" w:rsidRPr="00641C5B">
        <w:rPr>
          <w:rStyle w:val="CommentReference"/>
          <w:color w:val="000000" w:themeColor="text1"/>
        </w:rPr>
        <w:commentReference w:id="166"/>
      </w:r>
      <w:del w:id="167" w:author="Ines Martins" w:date="2020-10-01T15:58:00Z">
        <w:r w:rsidR="002C474C" w:rsidRPr="00641C5B" w:rsidDel="00107E9A">
          <w:rPr>
            <w:rFonts w:cs="Times New Roman"/>
            <w:color w:val="000000" w:themeColor="text1"/>
            <w:lang w:val="en-GB"/>
          </w:rPr>
          <w:delText xml:space="preserve"> </w:delText>
        </w:r>
      </w:del>
      <w:r w:rsidR="002C474C" w:rsidRPr="00641C5B">
        <w:rPr>
          <w:rFonts w:cs="Times New Roman"/>
          <w:color w:val="000000" w:themeColor="text1"/>
          <w:lang w:val="en-GB"/>
        </w:rPr>
        <w:t xml:space="preserve">and </w:t>
      </w:r>
      <w:commentRangeStart w:id="168"/>
      <w:r w:rsidR="002C474C" w:rsidRPr="00641C5B">
        <w:rPr>
          <w:rFonts w:cs="Times New Roman"/>
          <w:color w:val="000000" w:themeColor="text1"/>
          <w:lang w:val="en-GB"/>
        </w:rPr>
        <w:t>71%</w:t>
      </w:r>
      <w:commentRangeEnd w:id="168"/>
      <w:r w:rsidR="002C474C" w:rsidRPr="00641C5B">
        <w:rPr>
          <w:rStyle w:val="CommentReference"/>
          <w:color w:val="000000" w:themeColor="text1"/>
        </w:rPr>
        <w:commentReference w:id="168"/>
      </w:r>
      <w:r w:rsidR="002C474C" w:rsidRPr="00641C5B">
        <w:rPr>
          <w:rFonts w:cs="Times New Roman"/>
          <w:color w:val="000000" w:themeColor="text1"/>
          <w:lang w:val="en-GB"/>
        </w:rPr>
        <w:t xml:space="preserve"> smaller than </w:t>
      </w:r>
      <w:r w:rsidR="00CF63B2" w:rsidRPr="00641C5B">
        <w:rPr>
          <w:rFonts w:cs="Times New Roman"/>
          <w:color w:val="000000" w:themeColor="text1"/>
          <w:lang w:val="en-GB"/>
        </w:rPr>
        <w:t>historical</w:t>
      </w:r>
      <w:r w:rsidR="002C474C" w:rsidRPr="00641C5B">
        <w:rPr>
          <w:rFonts w:cs="Times New Roman"/>
          <w:color w:val="000000" w:themeColor="text1"/>
          <w:lang w:val="en-GB"/>
        </w:rPr>
        <w:t xml:space="preserve"> rate</w:t>
      </w:r>
      <w:r w:rsidR="00AE75BB">
        <w:rPr>
          <w:rFonts w:cs="Times New Roman"/>
          <w:color w:val="000000" w:themeColor="text1"/>
          <w:lang w:val="en-GB"/>
        </w:rPr>
        <w:t>s</w:t>
      </w:r>
      <w:r w:rsidR="002C474C" w:rsidRPr="00641C5B">
        <w:rPr>
          <w:rFonts w:cs="Times New Roman"/>
          <w:color w:val="000000" w:themeColor="text1"/>
          <w:lang w:val="en-GB"/>
        </w:rPr>
        <w:t xml:space="preserve"> </w:t>
      </w:r>
      <w:r w:rsidR="002C474C" w:rsidRPr="00641C5B">
        <w:rPr>
          <w:rFonts w:eastAsiaTheme="minorEastAsia" w:cs="Times New Roman"/>
          <w:iCs/>
          <w:color w:val="000000" w:themeColor="text1"/>
        </w:rPr>
        <w:t>of loss (1900-2015)</w:t>
      </w:r>
      <w:del w:id="169" w:author="Ines Martins" w:date="2020-10-01T15:59:00Z">
        <w:r w:rsidR="009A03E1" w:rsidRPr="00641C5B" w:rsidDel="00107E9A">
          <w:rPr>
            <w:rFonts w:eastAsiaTheme="minorEastAsia" w:cs="Times New Roman"/>
            <w:iCs/>
            <w:color w:val="000000" w:themeColor="text1"/>
          </w:rPr>
          <w:delText>)</w:delText>
        </w:r>
      </w:del>
      <w:r w:rsidR="003741E1" w:rsidRPr="00641C5B">
        <w:rPr>
          <w:rFonts w:cs="Times New Roman"/>
          <w:color w:val="000000" w:themeColor="text1"/>
          <w:lang w:val="en-GB"/>
        </w:rPr>
        <w:t>.</w:t>
      </w:r>
      <w:r w:rsidR="009A03E1" w:rsidRPr="00641C5B">
        <w:rPr>
          <w:rFonts w:cs="Times New Roman"/>
          <w:color w:val="000000" w:themeColor="text1"/>
          <w:lang w:val="en-GB"/>
        </w:rPr>
        <w:t xml:space="preserve"> In contrast, we found that for non-forest species, the </w:t>
      </w:r>
      <w:r w:rsidR="009A03E1" w:rsidRPr="00641C5B">
        <w:rPr>
          <w:rFonts w:cs="Times New Roman"/>
          <w:color w:val="000000" w:themeColor="text1"/>
        </w:rPr>
        <w:t xml:space="preserve">regional rivalry </w:t>
      </w:r>
      <w:r w:rsidR="009A03E1" w:rsidRPr="00641C5B">
        <w:rPr>
          <w:rFonts w:cs="Times New Roman"/>
          <w:color w:val="000000" w:themeColor="text1"/>
          <w:lang w:val="en-GB"/>
        </w:rPr>
        <w:t xml:space="preserve">scenario represents the </w:t>
      </w:r>
      <w:r w:rsidR="00096FB3" w:rsidRPr="00641C5B">
        <w:rPr>
          <w:rFonts w:cs="Times New Roman"/>
          <w:color w:val="000000" w:themeColor="text1"/>
          <w:lang w:val="en-GB"/>
        </w:rPr>
        <w:t>best-case scenario</w:t>
      </w:r>
      <w:r w:rsidR="006934BA" w:rsidRPr="00641C5B">
        <w:rPr>
          <w:rFonts w:cs="Times New Roman"/>
          <w:color w:val="000000" w:themeColor="text1"/>
          <w:lang w:val="en-GB"/>
        </w:rPr>
        <w:t xml:space="preserve"> </w:t>
      </w:r>
      <w:r w:rsidR="000C272B">
        <w:rPr>
          <w:rFonts w:cs="Times New Roman"/>
          <w:color w:val="000000" w:themeColor="text1"/>
          <w:lang w:val="en-GB"/>
        </w:rPr>
        <w:t xml:space="preserve">across all </w:t>
      </w:r>
      <w:r w:rsidR="006934BA" w:rsidRPr="00641C5B">
        <w:rPr>
          <w:rFonts w:cs="Times New Roman"/>
          <w:color w:val="000000" w:themeColor="text1"/>
          <w:lang w:val="en-GB"/>
        </w:rPr>
        <w:t>scales</w:t>
      </w:r>
      <w:r w:rsidR="006D677C" w:rsidRPr="00641C5B">
        <w:rPr>
          <w:rFonts w:cs="Times New Roman"/>
          <w:color w:val="000000" w:themeColor="text1"/>
          <w:lang w:val="en-GB"/>
        </w:rPr>
        <w:t xml:space="preserve"> </w:t>
      </w:r>
      <w:r w:rsidR="006D677C" w:rsidRPr="00641C5B">
        <w:rPr>
          <w:rFonts w:eastAsiaTheme="minorEastAsia" w:cs="Times New Roman"/>
          <w:iCs/>
          <w:color w:val="000000" w:themeColor="text1"/>
        </w:rPr>
        <w:t xml:space="preserve">(Table 1, Figure </w:t>
      </w:r>
      <w:r w:rsidR="00D74B95">
        <w:rPr>
          <w:rFonts w:eastAsiaTheme="minorEastAsia" w:cs="Times New Roman"/>
          <w:iCs/>
          <w:color w:val="000000" w:themeColor="text1"/>
        </w:rPr>
        <w:t>2</w:t>
      </w:r>
      <w:r w:rsidR="006D677C" w:rsidRPr="00641C5B">
        <w:rPr>
          <w:rFonts w:eastAsiaTheme="minorEastAsia" w:cs="Times New Roman"/>
          <w:iCs/>
          <w:color w:val="000000" w:themeColor="text1"/>
        </w:rPr>
        <w:t>c)</w:t>
      </w:r>
      <w:r w:rsidR="00096FB3" w:rsidRPr="00641C5B">
        <w:rPr>
          <w:rFonts w:cs="Times New Roman"/>
          <w:color w:val="000000" w:themeColor="text1"/>
          <w:lang w:val="en-GB"/>
        </w:rPr>
        <w:t xml:space="preserve">. </w:t>
      </w:r>
      <w:r w:rsidR="00607E4A" w:rsidRPr="00641C5B">
        <w:rPr>
          <w:rFonts w:cs="Times New Roman"/>
          <w:color w:val="000000" w:themeColor="text1"/>
          <w:lang w:val="en-GB"/>
        </w:rPr>
        <w:t>That is, u</w:t>
      </w:r>
      <w:r w:rsidR="00096FB3" w:rsidRPr="00641C5B">
        <w:rPr>
          <w:rFonts w:cs="Times New Roman"/>
          <w:color w:val="000000" w:themeColor="text1"/>
          <w:lang w:val="en-GB"/>
        </w:rPr>
        <w:t>nder this scenario</w:t>
      </w:r>
      <w:r w:rsidR="006934BA" w:rsidRPr="00641C5B">
        <w:rPr>
          <w:rFonts w:cs="Times New Roman"/>
          <w:color w:val="000000" w:themeColor="text1"/>
          <w:lang w:val="en-GB"/>
        </w:rPr>
        <w:t>, the</w:t>
      </w:r>
      <w:r w:rsidR="003C0DDA">
        <w:rPr>
          <w:rFonts w:cs="Times New Roman"/>
          <w:color w:val="000000" w:themeColor="text1"/>
          <w:lang w:val="en-GB"/>
        </w:rPr>
        <w:t xml:space="preserve"> </w:t>
      </w:r>
      <w:r w:rsidR="000C272B">
        <w:rPr>
          <w:rFonts w:cs="Times New Roman"/>
          <w:color w:val="000000" w:themeColor="text1"/>
          <w:lang w:val="en-GB"/>
        </w:rPr>
        <w:t xml:space="preserve">future </w:t>
      </w:r>
      <w:r w:rsidR="006934BA" w:rsidRPr="00641C5B">
        <w:rPr>
          <w:rFonts w:cs="Times New Roman"/>
          <w:color w:val="000000" w:themeColor="text1"/>
          <w:lang w:val="en-GB"/>
        </w:rPr>
        <w:t xml:space="preserve">loss of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γ</m:t>
            </m:r>
          </m:sub>
        </m:sSub>
      </m:oMath>
      <w:r w:rsidR="006934BA" w:rsidRPr="00641C5B">
        <w:rPr>
          <w:rFonts w:eastAsiaTheme="minorEastAsia" w:cs="Times New Roman"/>
          <w:iCs/>
          <w:color w:val="000000" w:themeColor="text1"/>
        </w:rPr>
        <w:t xml:space="preserve"> of </w:t>
      </w:r>
      <w:r w:rsidR="006934BA" w:rsidRPr="00641C5B">
        <w:rPr>
          <w:rFonts w:cs="Times New Roman"/>
          <w:color w:val="000000" w:themeColor="text1"/>
          <w:lang w:val="en-GB"/>
        </w:rPr>
        <w:t xml:space="preserve">non-forest species </w:t>
      </w:r>
      <w:r w:rsidR="003D429C">
        <w:rPr>
          <w:rFonts w:cs="Times New Roman"/>
          <w:color w:val="000000" w:themeColor="text1"/>
          <w:lang w:val="en-GB"/>
        </w:rPr>
        <w:t xml:space="preserve">is expected to </w:t>
      </w:r>
      <w:r w:rsidR="009F1861">
        <w:rPr>
          <w:rFonts w:cs="Times New Roman"/>
          <w:color w:val="000000" w:themeColor="text1"/>
          <w:lang w:val="en-GB"/>
        </w:rPr>
        <w:t>be smaller</w:t>
      </w:r>
      <w:r w:rsidR="000C272B">
        <w:rPr>
          <w:rFonts w:cs="Times New Roman"/>
          <w:color w:val="000000" w:themeColor="text1"/>
          <w:lang w:val="en-GB"/>
        </w:rPr>
        <w:t xml:space="preserve"> than the projected losses in the other scenarios</w:t>
      </w:r>
      <w:r w:rsidR="006934BA" w:rsidRPr="00641C5B">
        <w:rPr>
          <w:rFonts w:cs="Times New Roman"/>
          <w:color w:val="000000" w:themeColor="text1"/>
          <w:lang w:val="en-GB"/>
        </w:rPr>
        <w:t>, although the difference</w:t>
      </w:r>
      <w:r w:rsidR="006453E5">
        <w:rPr>
          <w:rFonts w:cs="Times New Roman"/>
          <w:color w:val="000000" w:themeColor="text1"/>
          <w:lang w:val="en-GB"/>
        </w:rPr>
        <w:t>s</w:t>
      </w:r>
      <w:r w:rsidR="006934BA" w:rsidRPr="00641C5B">
        <w:rPr>
          <w:rFonts w:cs="Times New Roman"/>
          <w:color w:val="000000" w:themeColor="text1"/>
          <w:lang w:val="en-GB"/>
        </w:rPr>
        <w:t xml:space="preserve"> </w:t>
      </w:r>
      <w:r w:rsidR="0007584F">
        <w:rPr>
          <w:rFonts w:cs="Times New Roman"/>
          <w:color w:val="000000" w:themeColor="text1"/>
          <w:lang w:val="en-GB"/>
        </w:rPr>
        <w:t>across</w:t>
      </w:r>
      <w:r w:rsidR="0007584F" w:rsidRPr="00641C5B">
        <w:rPr>
          <w:rFonts w:cs="Times New Roman"/>
          <w:color w:val="000000" w:themeColor="text1"/>
          <w:lang w:val="en-GB"/>
        </w:rPr>
        <w:t xml:space="preserve"> </w:t>
      </w:r>
      <w:r w:rsidR="006934BA" w:rsidRPr="00641C5B">
        <w:rPr>
          <w:rFonts w:cs="Times New Roman"/>
          <w:color w:val="000000" w:themeColor="text1"/>
          <w:lang w:val="en-GB"/>
        </w:rPr>
        <w:t xml:space="preserve">scenarios </w:t>
      </w:r>
      <w:r w:rsidR="006453E5">
        <w:rPr>
          <w:rFonts w:cs="Times New Roman"/>
          <w:color w:val="000000" w:themeColor="text1"/>
          <w:lang w:val="en-GB"/>
        </w:rPr>
        <w:t>are</w:t>
      </w:r>
      <w:r w:rsidR="0007584F" w:rsidRPr="00641C5B">
        <w:rPr>
          <w:rFonts w:cs="Times New Roman"/>
          <w:color w:val="000000" w:themeColor="text1"/>
          <w:lang w:val="en-GB"/>
        </w:rPr>
        <w:t xml:space="preserve"> </w:t>
      </w:r>
      <w:r w:rsidR="006934BA" w:rsidRPr="00641C5B">
        <w:rPr>
          <w:rFonts w:cs="Times New Roman"/>
          <w:color w:val="000000" w:themeColor="text1"/>
          <w:lang w:val="en-GB"/>
        </w:rPr>
        <w:t>of the same order of magnitude than the model uncertainty</w:t>
      </w:r>
      <w:r w:rsidR="006F5C94" w:rsidRPr="00641C5B">
        <w:rPr>
          <w:rFonts w:eastAsiaTheme="minorEastAsia" w:cs="Times New Roman"/>
          <w:iCs/>
          <w:color w:val="000000" w:themeColor="text1"/>
        </w:rPr>
        <w:t>, while</w:t>
      </w:r>
      <w:r w:rsidR="003D429C" w:rsidRPr="003D429C">
        <w:rPr>
          <w:rFonts w:cs="Times New Roman"/>
          <w:color w:val="000000" w:themeColor="text1"/>
          <w:lang w:val="en-GB"/>
        </w:rPr>
        <w:t xml:space="preserve"> </w:t>
      </w:r>
      <w:r w:rsidR="003D429C" w:rsidRPr="00641C5B">
        <w:rPr>
          <w:rFonts w:cs="Times New Roman"/>
          <w:color w:val="000000" w:themeColor="text1"/>
          <w:lang w:val="en-GB"/>
        </w:rPr>
        <w:t>the</w:t>
      </w:r>
      <w:r w:rsidR="003D429C">
        <w:rPr>
          <w:rFonts w:cs="Times New Roman"/>
          <w:color w:val="000000" w:themeColor="text1"/>
          <w:lang w:val="en-GB"/>
        </w:rPr>
        <w:t xml:space="preserve"> gain</w:t>
      </w:r>
      <w:r w:rsidR="00BA0615">
        <w:rPr>
          <w:rFonts w:cs="Times New Roman"/>
          <w:color w:val="000000" w:themeColor="text1"/>
          <w:lang w:val="en-GB"/>
        </w:rPr>
        <w:t xml:space="preserve"> </w:t>
      </w:r>
      <w:r w:rsidR="006712CD">
        <w:rPr>
          <w:rFonts w:cs="Times New Roman"/>
          <w:color w:val="000000" w:themeColor="text1"/>
          <w:lang w:val="en-GB"/>
        </w:rPr>
        <w:t xml:space="preserve">of </w:t>
      </w:r>
      <w:commentRangeStart w:id="170"/>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oMath>
      <w:r w:rsidR="00607E4A" w:rsidRPr="00641C5B">
        <w:rPr>
          <w:rFonts w:eastAsiaTheme="minorEastAsia" w:cs="Times New Roman"/>
          <w:iCs/>
          <w:color w:val="000000" w:themeColor="text1"/>
        </w:rPr>
        <w:t xml:space="preserve"> </w:t>
      </w:r>
      <w:commentRangeEnd w:id="170"/>
      <w:r w:rsidR="00607E4A" w:rsidRPr="00641C5B">
        <w:rPr>
          <w:rStyle w:val="CommentReference"/>
          <w:color w:val="000000" w:themeColor="text1"/>
        </w:rPr>
        <w:commentReference w:id="170"/>
      </w:r>
      <w:r w:rsidR="00607E4A" w:rsidRPr="00641C5B">
        <w:rPr>
          <w:rFonts w:eastAsiaTheme="minorEastAsia" w:cs="Times New Roman"/>
          <w:iCs/>
          <w:color w:val="000000" w:themeColor="text1"/>
        </w:rPr>
        <w:t xml:space="preserve">of </w:t>
      </w:r>
      <w:r w:rsidR="00607E4A" w:rsidRPr="00641C5B">
        <w:rPr>
          <w:rFonts w:cs="Times New Roman"/>
          <w:color w:val="000000" w:themeColor="text1"/>
          <w:lang w:val="en-GB"/>
        </w:rPr>
        <w:t>non-forest species</w:t>
      </w:r>
      <w:r w:rsidR="000C272B">
        <w:rPr>
          <w:rFonts w:cs="Times New Roman"/>
          <w:color w:val="000000" w:themeColor="text1"/>
          <w:lang w:val="en-GB"/>
        </w:rPr>
        <w:t xml:space="preserve"> </w:t>
      </w:r>
      <w:r w:rsidR="00DC7F7B">
        <w:rPr>
          <w:rFonts w:cs="Times New Roman"/>
          <w:color w:val="000000" w:themeColor="text1"/>
          <w:lang w:val="en-GB"/>
        </w:rPr>
        <w:t>is the highest</w:t>
      </w:r>
      <w:r w:rsidR="003D429C">
        <w:rPr>
          <w:rFonts w:eastAsiaTheme="minorEastAsia" w:cs="Times New Roman"/>
          <w:iCs/>
          <w:color w:val="000000" w:themeColor="text1"/>
        </w:rPr>
        <w:t xml:space="preserve"> </w:t>
      </w:r>
      <w:r w:rsidR="000C272B">
        <w:rPr>
          <w:rFonts w:eastAsiaTheme="minorEastAsia" w:cs="Times New Roman"/>
          <w:iCs/>
          <w:color w:val="000000" w:themeColor="text1"/>
        </w:rPr>
        <w:t>across</w:t>
      </w:r>
      <w:r w:rsidR="003D429C">
        <w:rPr>
          <w:rFonts w:eastAsiaTheme="minorEastAsia" w:cs="Times New Roman"/>
          <w:iCs/>
          <w:color w:val="000000" w:themeColor="text1"/>
        </w:rPr>
        <w:t xml:space="preserve"> </w:t>
      </w:r>
      <w:r w:rsidR="000C272B">
        <w:rPr>
          <w:rFonts w:eastAsiaTheme="minorEastAsia" w:cs="Times New Roman"/>
          <w:iCs/>
          <w:color w:val="000000" w:themeColor="text1"/>
        </w:rPr>
        <w:t xml:space="preserve">all </w:t>
      </w:r>
      <w:r w:rsidR="003D429C">
        <w:rPr>
          <w:rFonts w:eastAsiaTheme="minorEastAsia" w:cs="Times New Roman"/>
          <w:iCs/>
          <w:color w:val="000000" w:themeColor="text1"/>
        </w:rPr>
        <w:t>scenarios</w:t>
      </w:r>
      <w:r w:rsidR="00607E4A" w:rsidRPr="00641C5B">
        <w:rPr>
          <w:rFonts w:cs="Times New Roman"/>
          <w:color w:val="000000" w:themeColor="text1"/>
          <w:lang w:val="en-GB"/>
        </w:rPr>
        <w:t xml:space="preserve">. </w:t>
      </w:r>
      <w:r w:rsidR="003A00A8" w:rsidRPr="00641C5B">
        <w:rPr>
          <w:rFonts w:cs="Times New Roman"/>
          <w:color w:val="000000" w:themeColor="text1"/>
          <w:lang w:val="en-GB"/>
        </w:rPr>
        <w:t>Still, such increase i</w:t>
      </w:r>
      <w:r w:rsidR="0007584F">
        <w:rPr>
          <w:rFonts w:cs="Times New Roman"/>
          <w:color w:val="000000" w:themeColor="text1"/>
          <w:lang w:val="en-GB"/>
        </w:rPr>
        <w:t>n</w:t>
      </w:r>
      <w:r w:rsidR="003A00A8" w:rsidRPr="00641C5B">
        <w:rPr>
          <w:rFonts w:cs="Times New Roman"/>
          <w:color w:val="000000" w:themeColor="text1"/>
          <w:lang w:val="en-GB"/>
        </w:rPr>
        <w:t xml:space="preserve"> non-forest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oMath>
      <w:r w:rsidR="003A00A8" w:rsidRPr="00641C5B">
        <w:rPr>
          <w:rFonts w:cs="Times New Roman"/>
          <w:color w:val="000000" w:themeColor="text1"/>
          <w:lang w:val="en-GB"/>
        </w:rPr>
        <w:t xml:space="preserve">is projected to </w:t>
      </w:r>
      <w:r w:rsidR="006D677C" w:rsidRPr="00641C5B">
        <w:rPr>
          <w:rFonts w:cs="Times New Roman"/>
          <w:color w:val="000000" w:themeColor="text1"/>
          <w:lang w:val="en-GB"/>
        </w:rPr>
        <w:t>be</w:t>
      </w:r>
      <w:r w:rsidR="003A00A8" w:rsidRPr="00641C5B">
        <w:rPr>
          <w:rFonts w:cs="Times New Roman"/>
          <w:color w:val="000000" w:themeColor="text1"/>
          <w:lang w:val="en-GB"/>
        </w:rPr>
        <w:t xml:space="preserve"> </w:t>
      </w:r>
      <w:commentRangeStart w:id="171"/>
      <w:r w:rsidR="003A00A8" w:rsidRPr="00641C5B">
        <w:rPr>
          <w:rFonts w:cs="Times New Roman"/>
          <w:color w:val="000000" w:themeColor="text1"/>
          <w:lang w:val="en-GB"/>
        </w:rPr>
        <w:t xml:space="preserve">50% </w:t>
      </w:r>
      <w:commentRangeEnd w:id="171"/>
      <w:r w:rsidR="000C272B">
        <w:rPr>
          <w:rStyle w:val="CommentReference"/>
        </w:rPr>
        <w:commentReference w:id="171"/>
      </w:r>
      <w:r w:rsidR="006D677C" w:rsidRPr="00641C5B">
        <w:rPr>
          <w:rFonts w:cs="Times New Roman"/>
          <w:color w:val="000000" w:themeColor="text1"/>
          <w:lang w:val="en-GB"/>
        </w:rPr>
        <w:t xml:space="preserve">lower than the observed historical increase, showing an overall </w:t>
      </w:r>
      <w:r w:rsidR="006D677C" w:rsidRPr="00E0224F">
        <w:rPr>
          <w:rFonts w:cs="Times New Roman"/>
          <w:color w:val="C45911" w:themeColor="accent2" w:themeShade="BF"/>
          <w:lang w:val="en-GB"/>
          <w:rPrChange w:id="172" w:author="Ines Martins" w:date="2020-10-01T16:04:00Z">
            <w:rPr>
              <w:rFonts w:cs="Times New Roman"/>
              <w:color w:val="000000" w:themeColor="text1"/>
              <w:lang w:val="en-GB"/>
            </w:rPr>
          </w:rPrChange>
        </w:rPr>
        <w:t xml:space="preserve">decrease </w:t>
      </w:r>
      <w:r w:rsidR="006D677C" w:rsidRPr="00641C5B">
        <w:rPr>
          <w:rFonts w:cs="Times New Roman"/>
          <w:color w:val="000000" w:themeColor="text1"/>
          <w:lang w:val="en-GB"/>
        </w:rPr>
        <w:t xml:space="preserve">in </w:t>
      </w:r>
      <w:r w:rsidR="0007584F">
        <w:rPr>
          <w:rFonts w:cs="Times New Roman"/>
          <w:color w:val="000000" w:themeColor="text1"/>
          <w:lang w:val="en-GB"/>
        </w:rPr>
        <w:t>the colonisation of</w:t>
      </w:r>
      <w:r w:rsidR="0007584F" w:rsidRPr="00641C5B">
        <w:rPr>
          <w:rFonts w:cs="Times New Roman"/>
          <w:color w:val="000000" w:themeColor="text1"/>
          <w:lang w:val="en-GB"/>
        </w:rPr>
        <w:t xml:space="preserve"> </w:t>
      </w:r>
      <w:r w:rsidR="006D677C" w:rsidRPr="00641C5B">
        <w:rPr>
          <w:rFonts w:cs="Times New Roman"/>
          <w:color w:val="000000" w:themeColor="text1"/>
          <w:lang w:val="en-GB"/>
        </w:rPr>
        <w:t xml:space="preserve">non-forest species </w:t>
      </w:r>
      <w:r w:rsidR="000A12C1" w:rsidRPr="00641C5B">
        <w:rPr>
          <w:rFonts w:cs="Times New Roman"/>
          <w:color w:val="000000" w:themeColor="text1"/>
          <w:lang w:val="en-GB"/>
        </w:rPr>
        <w:t>by 2050</w:t>
      </w:r>
      <w:r w:rsidR="006D677C" w:rsidRPr="00641C5B">
        <w:rPr>
          <w:rFonts w:cs="Times New Roman"/>
          <w:color w:val="000000" w:themeColor="text1"/>
          <w:lang w:val="en-GB"/>
        </w:rPr>
        <w:t xml:space="preserve">. </w:t>
      </w:r>
      <w:r w:rsidR="006D677C" w:rsidRPr="00E0224F">
        <w:rPr>
          <w:rFonts w:eastAsiaTheme="minorEastAsia" w:cs="Times New Roman"/>
          <w:iCs/>
          <w:color w:val="C45911" w:themeColor="accent2" w:themeShade="BF"/>
          <w:rPrChange w:id="173" w:author="Ines Martins" w:date="2020-10-01T16:04:00Z">
            <w:rPr>
              <w:rFonts w:eastAsiaTheme="minorEastAsia" w:cs="Times New Roman"/>
              <w:iCs/>
              <w:color w:val="000000" w:themeColor="text1"/>
            </w:rPr>
          </w:rPrChange>
        </w:rPr>
        <w:t>Nevertheless</w:t>
      </w:r>
      <w:r w:rsidR="006D677C" w:rsidRPr="00641C5B">
        <w:rPr>
          <w:rFonts w:eastAsiaTheme="minorEastAsia" w:cs="Times New Roman"/>
          <w:iCs/>
          <w:color w:val="000000" w:themeColor="text1"/>
        </w:rPr>
        <w:t xml:space="preserve">, the </w:t>
      </w:r>
      <w:r w:rsidR="000C272B" w:rsidRPr="00641C5B">
        <w:rPr>
          <w:rFonts w:cs="Times New Roman"/>
          <w:color w:val="000000" w:themeColor="text1"/>
        </w:rPr>
        <w:t xml:space="preserve">regional rivalry </w:t>
      </w:r>
      <w:r w:rsidR="006D677C" w:rsidRPr="00641C5B">
        <w:rPr>
          <w:rFonts w:eastAsiaTheme="minorEastAsia" w:cs="Times New Roman"/>
          <w:iCs/>
          <w:color w:val="000000" w:themeColor="text1"/>
        </w:rPr>
        <w:t xml:space="preserve">scenario </w:t>
      </w:r>
      <w:r w:rsidR="000C272B">
        <w:rPr>
          <w:rFonts w:eastAsiaTheme="minorEastAsia" w:cs="Times New Roman"/>
          <w:iCs/>
          <w:color w:val="000000" w:themeColor="text1"/>
        </w:rPr>
        <w:t>projects</w:t>
      </w:r>
      <w:r w:rsidR="000C272B" w:rsidRPr="00641C5B">
        <w:rPr>
          <w:rFonts w:eastAsiaTheme="minorEastAsia" w:cs="Times New Roman"/>
          <w:iCs/>
          <w:color w:val="000000" w:themeColor="text1"/>
        </w:rPr>
        <w:t xml:space="preserve"> </w:t>
      </w:r>
      <w:r w:rsidR="006D677C" w:rsidRPr="00641C5B">
        <w:rPr>
          <w:rFonts w:eastAsiaTheme="minorEastAsia" w:cs="Times New Roman"/>
          <w:iCs/>
          <w:color w:val="000000" w:themeColor="text1"/>
        </w:rPr>
        <w:t xml:space="preserve">the highest </w:t>
      </w:r>
      <w:r w:rsidR="00671FDB">
        <w:rPr>
          <w:rFonts w:eastAsiaTheme="minorEastAsia" w:cs="Times New Roman"/>
          <w:iCs/>
          <w:color w:val="000000" w:themeColor="text1"/>
        </w:rPr>
        <w:t xml:space="preserve">local </w:t>
      </w:r>
      <w:r w:rsidR="006D677C" w:rsidRPr="00641C5B">
        <w:rPr>
          <w:rFonts w:eastAsiaTheme="minorEastAsia" w:cs="Times New Roman"/>
          <w:iCs/>
          <w:color w:val="000000" w:themeColor="text1"/>
        </w:rPr>
        <w:t xml:space="preserve">species turnover among the three scenarios, </w:t>
      </w:r>
      <w:r w:rsidR="0007584F">
        <w:rPr>
          <w:rFonts w:eastAsiaTheme="minorEastAsia" w:cs="Times New Roman"/>
          <w:iCs/>
          <w:color w:val="000000" w:themeColor="text1"/>
        </w:rPr>
        <w:t>with</w:t>
      </w:r>
      <w:r w:rsidR="006D677C" w:rsidRPr="00641C5B">
        <w:rPr>
          <w:rFonts w:eastAsiaTheme="minorEastAsia" w:cs="Times New Roman"/>
          <w:iCs/>
          <w:color w:val="000000" w:themeColor="text1"/>
        </w:rPr>
        <w:t xml:space="preserve"> the highest increase in non-forest species </w:t>
      </w:r>
      <w:r w:rsidR="00671FDB">
        <w:rPr>
          <w:rFonts w:eastAsiaTheme="minorEastAsia" w:cs="Times New Roman"/>
          <w:iCs/>
          <w:color w:val="000000" w:themeColor="text1"/>
        </w:rPr>
        <w:t xml:space="preserve">diversity </w:t>
      </w:r>
      <w:r w:rsidR="006D677C" w:rsidRPr="00641C5B">
        <w:rPr>
          <w:rFonts w:cs="Times New Roman"/>
          <w:color w:val="000000" w:themeColor="text1"/>
          <w:lang w:val="en-GB"/>
        </w:rPr>
        <w:t>(</w:t>
      </w:r>
      <m:oMath>
        <m:acc>
          <m:accPr>
            <m:chr m:val="̅"/>
            <m:ctrlPr>
              <w:rPr>
                <w:rFonts w:ascii="Cambria Math" w:hAnsi="Cambria Math" w:cs="Times New Roman"/>
                <w:i/>
                <w:iCs/>
                <w:color w:val="000000" w:themeColor="text1"/>
              </w:rPr>
            </m:ctrlPr>
          </m:acc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e>
        </m:acc>
      </m:oMath>
      <w:r w:rsidR="006D677C" w:rsidRPr="00641C5B">
        <w:rPr>
          <w:rFonts w:eastAsiaTheme="minorEastAsia" w:cs="Times New Roman"/>
          <w:iCs/>
          <w:color w:val="000000" w:themeColor="text1"/>
        </w:rPr>
        <w:t xml:space="preserve"> </w:t>
      </w:r>
      <w:r w:rsidR="006D677C" w:rsidRPr="00641C5B">
        <w:rPr>
          <w:color w:val="000000" w:themeColor="text1"/>
        </w:rPr>
        <w:t>=</w:t>
      </w:r>
      <w:ins w:id="174" w:author="Ines Martins" w:date="2020-10-01T16:02:00Z">
        <w:r w:rsidR="00E0224F">
          <w:rPr>
            <w:color w:val="000000" w:themeColor="text1"/>
          </w:rPr>
          <w:t xml:space="preserve"> </w:t>
        </w:r>
      </w:ins>
      <w:r w:rsidR="006D677C" w:rsidRPr="00641C5B">
        <w:rPr>
          <w:rFonts w:eastAsia="Times New Roman" w:cs="Times New Roman"/>
          <w:color w:val="000000" w:themeColor="text1"/>
          <w:lang w:eastAsia="en-GB"/>
        </w:rPr>
        <w:t>0.018</w:t>
      </w:r>
      <w:r w:rsidR="006D677C" w:rsidRPr="00641C5B">
        <w:rPr>
          <w:color w:val="000000" w:themeColor="text1"/>
        </w:rPr>
        <w:t>%</w:t>
      </w:r>
      <w:r w:rsidR="006D677C" w:rsidRPr="00641C5B">
        <w:rPr>
          <w:rFonts w:eastAsia="Times New Roman" w:cs="Times New Roman"/>
          <w:color w:val="000000" w:themeColor="text1"/>
          <w:lang w:eastAsia="en-GB"/>
        </w:rPr>
        <w:t xml:space="preserve"> yr</w:t>
      </w:r>
      <w:r w:rsidR="006D677C" w:rsidRPr="00641C5B">
        <w:rPr>
          <w:rFonts w:eastAsia="Times New Roman" w:cs="Times New Roman"/>
          <w:color w:val="000000" w:themeColor="text1"/>
          <w:vertAlign w:val="superscript"/>
          <w:lang w:eastAsia="en-GB"/>
        </w:rPr>
        <w:t>-1</w:t>
      </w:r>
      <w:r w:rsidR="006D677C" w:rsidRPr="00641C5B">
        <w:rPr>
          <w:color w:val="000000" w:themeColor="text1"/>
        </w:rPr>
        <w:t>)</w:t>
      </w:r>
      <w:r w:rsidR="006D677C" w:rsidRPr="00641C5B">
        <w:rPr>
          <w:rFonts w:eastAsiaTheme="minorEastAsia" w:cs="Times New Roman"/>
          <w:iCs/>
          <w:color w:val="000000" w:themeColor="text1"/>
        </w:rPr>
        <w:t xml:space="preserve"> </w:t>
      </w:r>
      <w:r w:rsidR="0007584F">
        <w:rPr>
          <w:rFonts w:eastAsiaTheme="minorEastAsia" w:cs="Times New Roman"/>
          <w:iCs/>
          <w:color w:val="000000" w:themeColor="text1"/>
        </w:rPr>
        <w:t>and</w:t>
      </w:r>
      <w:r w:rsidR="006D677C" w:rsidRPr="00641C5B">
        <w:rPr>
          <w:rFonts w:eastAsiaTheme="minorEastAsia" w:cs="Times New Roman"/>
          <w:iCs/>
          <w:color w:val="000000" w:themeColor="text1"/>
        </w:rPr>
        <w:t xml:space="preserve"> the highest decrease in forest species </w:t>
      </w:r>
      <w:r w:rsidR="00671FDB">
        <w:rPr>
          <w:rFonts w:eastAsiaTheme="minorEastAsia" w:cs="Times New Roman"/>
          <w:iCs/>
          <w:color w:val="000000" w:themeColor="text1"/>
        </w:rPr>
        <w:t xml:space="preserve">diversity </w:t>
      </w:r>
      <w:r w:rsidR="006D677C" w:rsidRPr="00641C5B">
        <w:rPr>
          <w:rFonts w:cs="Times New Roman"/>
          <w:color w:val="000000" w:themeColor="text1"/>
          <w:lang w:val="en-GB"/>
        </w:rPr>
        <w:t>(</w:t>
      </w:r>
      <m:oMath>
        <m:acc>
          <m:accPr>
            <m:chr m:val="̅"/>
            <m:ctrlPr>
              <w:rPr>
                <w:rFonts w:ascii="Cambria Math" w:hAnsi="Cambria Math" w:cs="Times New Roman"/>
                <w:i/>
                <w:iCs/>
                <w:color w:val="000000" w:themeColor="text1"/>
              </w:rPr>
            </m:ctrlPr>
          </m:acc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e>
        </m:acc>
      </m:oMath>
      <w:r w:rsidR="006D677C" w:rsidRPr="00641C5B">
        <w:rPr>
          <w:rFonts w:eastAsiaTheme="minorEastAsia" w:cs="Times New Roman"/>
          <w:iCs/>
          <w:color w:val="000000" w:themeColor="text1"/>
        </w:rPr>
        <w:t xml:space="preserve"> </w:t>
      </w:r>
      <w:r w:rsidR="006D677C" w:rsidRPr="00641C5B">
        <w:rPr>
          <w:color w:val="000000" w:themeColor="text1"/>
        </w:rPr>
        <w:t>= -0.048% yr</w:t>
      </w:r>
      <w:r w:rsidR="006D677C" w:rsidRPr="00641C5B">
        <w:rPr>
          <w:color w:val="000000" w:themeColor="text1"/>
          <w:vertAlign w:val="superscript"/>
        </w:rPr>
        <w:t>-1</w:t>
      </w:r>
      <w:r w:rsidR="006D677C" w:rsidRPr="00641C5B">
        <w:rPr>
          <w:color w:val="000000" w:themeColor="text1"/>
        </w:rPr>
        <w:t>)</w:t>
      </w:r>
      <w:r w:rsidR="006D677C" w:rsidRPr="00641C5B">
        <w:rPr>
          <w:rFonts w:eastAsiaTheme="minorEastAsia" w:cs="Times New Roman"/>
          <w:iCs/>
          <w:color w:val="000000" w:themeColor="text1"/>
        </w:rPr>
        <w:t xml:space="preserve"> </w:t>
      </w:r>
      <w:r w:rsidR="0007584F">
        <w:rPr>
          <w:rFonts w:eastAsiaTheme="minorEastAsia" w:cs="Times New Roman"/>
          <w:iCs/>
          <w:color w:val="000000" w:themeColor="text1"/>
        </w:rPr>
        <w:t>across</w:t>
      </w:r>
      <w:r w:rsidR="0007584F" w:rsidRPr="00641C5B">
        <w:rPr>
          <w:rFonts w:eastAsiaTheme="minorEastAsia" w:cs="Times New Roman"/>
          <w:iCs/>
          <w:color w:val="000000" w:themeColor="text1"/>
        </w:rPr>
        <w:t xml:space="preserve"> </w:t>
      </w:r>
      <w:r w:rsidR="006D677C" w:rsidRPr="00641C5B">
        <w:rPr>
          <w:rFonts w:eastAsiaTheme="minorEastAsia" w:cs="Times New Roman"/>
          <w:iCs/>
          <w:color w:val="000000" w:themeColor="text1"/>
        </w:rPr>
        <w:t>all scenarios.</w:t>
      </w:r>
    </w:p>
    <w:p w14:paraId="096B6785" w14:textId="1E3C7AB2" w:rsidR="008F1E89" w:rsidRDefault="00256F21" w:rsidP="005829AF">
      <w:pPr>
        <w:spacing w:line="360" w:lineRule="auto"/>
        <w:jc w:val="both"/>
        <w:rPr>
          <w:rFonts w:cs="Times New Roman"/>
        </w:rPr>
      </w:pPr>
      <w:r w:rsidRPr="00256F21">
        <w:rPr>
          <w:rFonts w:eastAsiaTheme="minorEastAsia" w:cs="Times New Roman"/>
          <w:iCs/>
        </w:rPr>
        <w:t xml:space="preserve">The differences between historical patterns and future </w:t>
      </w:r>
      <w:r w:rsidR="0007584F">
        <w:rPr>
          <w:rFonts w:eastAsiaTheme="minorEastAsia" w:cs="Times New Roman"/>
          <w:iCs/>
        </w:rPr>
        <w:t>trends</w:t>
      </w:r>
      <w:r w:rsidR="0007584F" w:rsidRPr="00256F21">
        <w:rPr>
          <w:rFonts w:eastAsiaTheme="minorEastAsia" w:cs="Times New Roman"/>
          <w:iCs/>
        </w:rPr>
        <w:t xml:space="preserve"> </w:t>
      </w:r>
      <w:r w:rsidR="00671FDB">
        <w:rPr>
          <w:rFonts w:eastAsiaTheme="minorEastAsia" w:cs="Times New Roman"/>
          <w:iCs/>
        </w:rPr>
        <w:t>are</w:t>
      </w:r>
      <w:r w:rsidR="00671FDB" w:rsidRPr="00256F21">
        <w:rPr>
          <w:rFonts w:eastAsiaTheme="minorEastAsia" w:cs="Times New Roman"/>
          <w:iCs/>
        </w:rPr>
        <w:t xml:space="preserve"> </w:t>
      </w:r>
      <w:r w:rsidRPr="00256F21">
        <w:rPr>
          <w:rFonts w:eastAsiaTheme="minorEastAsia" w:cs="Times New Roman"/>
          <w:iCs/>
        </w:rPr>
        <w:t xml:space="preserve">more pronounced when the spatial distribution of </w:t>
      </w:r>
      <w:r w:rsidR="00671FDB">
        <w:rPr>
          <w:rFonts w:eastAsiaTheme="minorEastAsia" w:cs="Times New Roman"/>
          <w:iCs/>
        </w:rPr>
        <w:t>change</w:t>
      </w:r>
      <w:r w:rsidR="0007584F" w:rsidRPr="00256F21">
        <w:rPr>
          <w:rFonts w:eastAsiaTheme="minorEastAsia" w:cs="Times New Roman"/>
          <w:iCs/>
        </w:rPr>
        <w:t xml:space="preserve"> </w:t>
      </w:r>
      <w:r w:rsidRPr="00256F21">
        <w:rPr>
          <w:rFonts w:eastAsiaTheme="minorEastAsia" w:cs="Times New Roman"/>
          <w:iCs/>
        </w:rPr>
        <w:t>is analyzed</w:t>
      </w:r>
      <w:r>
        <w:rPr>
          <w:rFonts w:eastAsiaTheme="minorEastAsia" w:cs="Times New Roman"/>
          <w:iCs/>
        </w:rPr>
        <w:t xml:space="preserve"> (Figure </w:t>
      </w:r>
      <w:r w:rsidR="00D74B95">
        <w:rPr>
          <w:rFonts w:eastAsiaTheme="minorEastAsia" w:cs="Times New Roman"/>
          <w:iCs/>
        </w:rPr>
        <w:t>3</w:t>
      </w:r>
      <w:r>
        <w:rPr>
          <w:rFonts w:eastAsiaTheme="minorEastAsia" w:cs="Times New Roman"/>
          <w:iCs/>
        </w:rPr>
        <w:t xml:space="preserve">). </w:t>
      </w:r>
      <w:r w:rsidR="00C70BD9">
        <w:rPr>
          <w:rFonts w:eastAsiaTheme="minorEastAsia" w:cs="Times New Roman"/>
          <w:iCs/>
        </w:rPr>
        <w:t xml:space="preserve">The most </w:t>
      </w:r>
      <w:commentRangeStart w:id="175"/>
      <w:r w:rsidR="00671FDB">
        <w:rPr>
          <w:rFonts w:eastAsiaTheme="minorEastAsia" w:cs="Times New Roman"/>
          <w:iCs/>
        </w:rPr>
        <w:t>moderate land-use change</w:t>
      </w:r>
      <w:r w:rsidR="00C70BD9">
        <w:rPr>
          <w:rFonts w:eastAsiaTheme="minorEastAsia" w:cs="Times New Roman"/>
          <w:iCs/>
        </w:rPr>
        <w:t xml:space="preserve"> </w:t>
      </w:r>
      <w:commentRangeEnd w:id="175"/>
      <w:r w:rsidR="0007584F">
        <w:rPr>
          <w:rStyle w:val="CommentReference"/>
        </w:rPr>
        <w:commentReference w:id="175"/>
      </w:r>
      <w:r w:rsidR="00C70BD9">
        <w:rPr>
          <w:rFonts w:eastAsiaTheme="minorEastAsia" w:cs="Times New Roman"/>
          <w:iCs/>
        </w:rPr>
        <w:t>scenario (</w:t>
      </w:r>
      <w:r w:rsidR="00671FDB">
        <w:rPr>
          <w:rFonts w:cs="Times New Roman"/>
          <w:lang w:val="en-GB"/>
        </w:rPr>
        <w:t>global sustainability</w:t>
      </w:r>
      <w:r w:rsidR="00C70BD9">
        <w:rPr>
          <w:rFonts w:cs="Times New Roman"/>
        </w:rPr>
        <w:t xml:space="preserve">) shows </w:t>
      </w:r>
      <w:r w:rsidR="0007584F">
        <w:rPr>
          <w:rFonts w:cs="Times New Roman"/>
        </w:rPr>
        <w:t>modest</w:t>
      </w:r>
      <w:r w:rsidR="00C70BD9">
        <w:rPr>
          <w:rFonts w:cs="Times New Roman"/>
        </w:rPr>
        <w:t xml:space="preserve"> changes. Here, </w:t>
      </w:r>
      <w:r w:rsidR="0007584F">
        <w:rPr>
          <w:rFonts w:cs="Times New Roman"/>
        </w:rPr>
        <w:t xml:space="preserve">the </w:t>
      </w:r>
      <w:r w:rsidR="00C70BD9">
        <w:rPr>
          <w:rFonts w:cs="Times New Roman"/>
        </w:rPr>
        <w:t>los</w:t>
      </w:r>
      <w:r w:rsidR="00F66353">
        <w:rPr>
          <w:rFonts w:cs="Times New Roman"/>
        </w:rPr>
        <w:t>s</w:t>
      </w:r>
      <w:r w:rsidR="00C70BD9">
        <w:rPr>
          <w:rFonts w:cs="Times New Roman"/>
        </w:rPr>
        <w:t xml:space="preserve"> of forest species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300F4E">
        <w:rPr>
          <w:rFonts w:eastAsiaTheme="minorEastAsia" w:cs="Times New Roman"/>
          <w:iCs/>
        </w:rPr>
        <w:t xml:space="preserve"> </w:t>
      </w:r>
      <w:commentRangeStart w:id="176"/>
      <w:commentRangeEnd w:id="176"/>
      <w:r w:rsidR="00300F4E">
        <w:rPr>
          <w:rStyle w:val="CommentReference"/>
        </w:rPr>
        <w:commentReference w:id="176"/>
      </w:r>
      <w:r w:rsidR="00C70BD9">
        <w:rPr>
          <w:rFonts w:cs="Times New Roman"/>
        </w:rPr>
        <w:t>seem</w:t>
      </w:r>
      <w:r w:rsidR="0007584F">
        <w:rPr>
          <w:rFonts w:cs="Times New Roman"/>
        </w:rPr>
        <w:t>s</w:t>
      </w:r>
      <w:r w:rsidR="00C70BD9">
        <w:rPr>
          <w:rFonts w:cs="Times New Roman"/>
        </w:rPr>
        <w:t xml:space="preserve"> to be restricted to </w:t>
      </w:r>
      <w:r w:rsidR="008F1317" w:rsidRPr="008F1317">
        <w:rPr>
          <w:rFonts w:eastAsiaTheme="minorEastAsia" w:cs="Times New Roman"/>
          <w:iCs/>
        </w:rPr>
        <w:t xml:space="preserve">areas that have already been degraded </w:t>
      </w:r>
      <w:r w:rsidR="0007584F">
        <w:rPr>
          <w:rFonts w:eastAsiaTheme="minorEastAsia" w:cs="Times New Roman"/>
          <w:iCs/>
        </w:rPr>
        <w:t>over</w:t>
      </w:r>
      <w:r w:rsidR="0007584F" w:rsidRPr="008F1317">
        <w:rPr>
          <w:rFonts w:eastAsiaTheme="minorEastAsia" w:cs="Times New Roman"/>
          <w:iCs/>
        </w:rPr>
        <w:t xml:space="preserve"> </w:t>
      </w:r>
      <w:r w:rsidR="008F1317" w:rsidRPr="008F1317">
        <w:rPr>
          <w:rFonts w:eastAsiaTheme="minorEastAsia" w:cs="Times New Roman"/>
          <w:iCs/>
        </w:rPr>
        <w:t>the last century</w:t>
      </w:r>
      <w:r w:rsidR="00AB0E3E">
        <w:rPr>
          <w:rFonts w:eastAsiaTheme="minorEastAsia" w:cs="Times New Roman"/>
          <w:iCs/>
        </w:rPr>
        <w:t xml:space="preserve"> with </w:t>
      </w:r>
      <w:r w:rsidR="0007584F">
        <w:rPr>
          <w:rFonts w:eastAsiaTheme="minorEastAsia" w:cs="Times New Roman"/>
          <w:iCs/>
        </w:rPr>
        <w:t xml:space="preserve">an </w:t>
      </w:r>
      <w:r w:rsidR="00AB0E3E">
        <w:rPr>
          <w:rFonts w:eastAsiaTheme="minorEastAsia" w:cs="Times New Roman"/>
          <w:iCs/>
        </w:rPr>
        <w:t xml:space="preserve">exception of the </w:t>
      </w:r>
      <w:r w:rsidR="00641C5B">
        <w:rPr>
          <w:rFonts w:eastAsiaTheme="minorEastAsia" w:cs="Times New Roman"/>
          <w:iCs/>
        </w:rPr>
        <w:t xml:space="preserve">Amazon </w:t>
      </w:r>
      <w:r w:rsidR="00AB0E3E">
        <w:rPr>
          <w:rFonts w:eastAsiaTheme="minorEastAsia" w:cs="Times New Roman"/>
          <w:iCs/>
        </w:rPr>
        <w:t xml:space="preserve">forest, which is expected to experience </w:t>
      </w:r>
      <w:r w:rsidR="0007584F">
        <w:rPr>
          <w:rFonts w:eastAsiaTheme="minorEastAsia" w:cs="Times New Roman"/>
          <w:iCs/>
        </w:rPr>
        <w:t xml:space="preserve">a </w:t>
      </w:r>
      <w:r w:rsidR="00AB0E3E">
        <w:rPr>
          <w:rFonts w:eastAsiaTheme="minorEastAsia" w:cs="Times New Roman"/>
          <w:iCs/>
        </w:rPr>
        <w:t xml:space="preserve">significant </w:t>
      </w:r>
      <w:r w:rsidR="000428D9">
        <w:rPr>
          <w:rFonts w:eastAsiaTheme="minorEastAsia" w:cs="Times New Roman"/>
          <w:iCs/>
        </w:rPr>
        <w:t>forest loss</w:t>
      </w:r>
      <w:r w:rsidR="00AB0E3E">
        <w:rPr>
          <w:rFonts w:eastAsiaTheme="minorEastAsia" w:cs="Times New Roman"/>
          <w:iCs/>
        </w:rPr>
        <w:t xml:space="preserve"> under all </w:t>
      </w:r>
      <w:r w:rsidR="00F06AEE">
        <w:rPr>
          <w:rFonts w:eastAsiaTheme="minorEastAsia" w:cs="Times New Roman"/>
          <w:iCs/>
        </w:rPr>
        <w:t xml:space="preserve">future </w:t>
      </w:r>
      <w:r w:rsidR="00AB0E3E">
        <w:rPr>
          <w:rFonts w:eastAsiaTheme="minorEastAsia" w:cs="Times New Roman"/>
          <w:iCs/>
        </w:rPr>
        <w:t xml:space="preserve">scenarios, and hence </w:t>
      </w:r>
      <w:r w:rsidR="00671FDB">
        <w:rPr>
          <w:rFonts w:eastAsiaTheme="minorEastAsia" w:cs="Times New Roman"/>
          <w:iCs/>
        </w:rPr>
        <w:t>increasing</w:t>
      </w:r>
      <w:r w:rsidR="0007584F">
        <w:rPr>
          <w:rFonts w:eastAsiaTheme="minorEastAsia" w:cs="Times New Roman"/>
          <w:iCs/>
        </w:rPr>
        <w:t xml:space="preserve"> </w:t>
      </w:r>
      <w:r w:rsidR="000428D9">
        <w:rPr>
          <w:rFonts w:eastAsiaTheme="minorEastAsia" w:cs="Times New Roman"/>
          <w:iCs/>
        </w:rPr>
        <w:t xml:space="preserve">forest </w:t>
      </w:r>
      <w:r w:rsidR="00F06AEE">
        <w:rPr>
          <w:rFonts w:eastAsiaTheme="minorEastAsia" w:cs="Times New Roman"/>
          <w:iCs/>
        </w:rPr>
        <w:t xml:space="preserve">biodiversity </w:t>
      </w:r>
      <w:r w:rsidR="00AB0E3E">
        <w:rPr>
          <w:rFonts w:eastAsiaTheme="minorEastAsia" w:cs="Times New Roman"/>
          <w:iCs/>
        </w:rPr>
        <w:t>loss</w:t>
      </w:r>
      <w:r w:rsidR="00F06AEE">
        <w:rPr>
          <w:rFonts w:eastAsiaTheme="minorEastAsia" w:cs="Times New Roman"/>
          <w:iCs/>
        </w:rPr>
        <w:t xml:space="preserve">. In </w:t>
      </w:r>
      <w:r w:rsidR="001706E2">
        <w:rPr>
          <w:rFonts w:eastAsiaTheme="minorEastAsia" w:cs="Times New Roman"/>
          <w:iCs/>
        </w:rPr>
        <w:t>contrast</w:t>
      </w:r>
      <w:r w:rsidR="00F06AEE">
        <w:rPr>
          <w:rFonts w:eastAsiaTheme="minorEastAsia" w:cs="Times New Roman"/>
          <w:iCs/>
        </w:rPr>
        <w:t xml:space="preserve">, the loss of non-forest species is </w:t>
      </w:r>
      <w:ins w:id="177" w:author="Ines Martins" w:date="2020-10-01T16:05:00Z">
        <w:r w:rsidR="00E0224F">
          <w:rPr>
            <w:rFonts w:eastAsiaTheme="minorEastAsia" w:cs="Times New Roman"/>
            <w:iCs/>
          </w:rPr>
          <w:t xml:space="preserve">projected to be </w:t>
        </w:r>
      </w:ins>
      <w:r w:rsidR="00F06AEE">
        <w:rPr>
          <w:rFonts w:eastAsiaTheme="minorEastAsia" w:cs="Times New Roman"/>
          <w:iCs/>
        </w:rPr>
        <w:t>widespread across the globe</w:t>
      </w:r>
      <w:r w:rsidR="001706E2">
        <w:rPr>
          <w:rFonts w:eastAsiaTheme="minorEastAsia" w:cs="Times New Roman"/>
          <w:iCs/>
        </w:rPr>
        <w:t xml:space="preserve"> with new hotspots of </w:t>
      </w:r>
      <w:r w:rsidR="0007584F">
        <w:rPr>
          <w:rFonts w:eastAsiaTheme="minorEastAsia" w:cs="Times New Roman"/>
          <w:iCs/>
        </w:rPr>
        <w:t xml:space="preserve">diversity </w:t>
      </w:r>
      <w:r w:rsidR="001706E2">
        <w:rPr>
          <w:rFonts w:eastAsiaTheme="minorEastAsia" w:cs="Times New Roman"/>
          <w:iCs/>
        </w:rPr>
        <w:t>loss,</w:t>
      </w:r>
      <w:r w:rsidR="00F06AEE">
        <w:rPr>
          <w:rFonts w:eastAsiaTheme="minorEastAsia" w:cs="Times New Roman"/>
          <w:iCs/>
        </w:rPr>
        <w:t xml:space="preserve"> particularly </w:t>
      </w:r>
      <w:r w:rsidR="0007584F">
        <w:rPr>
          <w:rFonts w:eastAsiaTheme="minorEastAsia" w:cs="Times New Roman"/>
          <w:iCs/>
        </w:rPr>
        <w:t xml:space="preserve">in </w:t>
      </w:r>
      <w:r w:rsidR="00F06AEE">
        <w:rPr>
          <w:rFonts w:eastAsiaTheme="minorEastAsia" w:cs="Times New Roman"/>
          <w:iCs/>
        </w:rPr>
        <w:t>temperate areas, w</w:t>
      </w:r>
      <w:r w:rsidR="001706E2">
        <w:rPr>
          <w:rFonts w:eastAsiaTheme="minorEastAsia" w:cs="Times New Roman"/>
          <w:iCs/>
        </w:rPr>
        <w:t>hile</w:t>
      </w:r>
      <w:r w:rsidR="00F06AEE">
        <w:rPr>
          <w:rFonts w:eastAsiaTheme="minorEastAsia" w:cs="Times New Roman"/>
          <w:iCs/>
        </w:rPr>
        <w:t xml:space="preserve"> </w:t>
      </w:r>
      <w:proofErr w:type="spellStart"/>
      <w:r w:rsidR="00F06AEE">
        <w:rPr>
          <w:rFonts w:eastAsiaTheme="minorEastAsia" w:cs="Times New Roman"/>
          <w:iCs/>
        </w:rPr>
        <w:t>colonization</w:t>
      </w:r>
      <w:r w:rsidR="0007584F">
        <w:rPr>
          <w:rFonts w:eastAsiaTheme="minorEastAsia" w:cs="Times New Roman"/>
          <w:iCs/>
        </w:rPr>
        <w:t>s</w:t>
      </w:r>
      <w:proofErr w:type="spellEnd"/>
      <w:ins w:id="178" w:author="Ines Martins" w:date="2020-10-01T16:11:00Z">
        <w:r w:rsidR="008714F3">
          <w:rPr>
            <w:rFonts w:eastAsiaTheme="minorEastAsia" w:cs="Times New Roman"/>
            <w:iCs/>
          </w:rPr>
          <w:t xml:space="preserve"> are mostly projected to </w:t>
        </w:r>
        <w:proofErr w:type="spellStart"/>
        <w:r w:rsidR="008714F3">
          <w:rPr>
            <w:rFonts w:eastAsiaTheme="minorEastAsia" w:cs="Times New Roman"/>
            <w:iCs/>
          </w:rPr>
          <w:t>ocurr</w:t>
        </w:r>
      </w:ins>
      <w:proofErr w:type="spellEnd"/>
      <w:del w:id="179" w:author="Ines Martins" w:date="2020-10-01T16:11:00Z">
        <w:r w:rsidR="00F06AEE" w:rsidDel="008714F3">
          <w:rPr>
            <w:rFonts w:eastAsiaTheme="minorEastAsia" w:cs="Times New Roman"/>
            <w:iCs/>
          </w:rPr>
          <w:delText xml:space="preserve"> </w:delText>
        </w:r>
        <w:r w:rsidR="001706E2" w:rsidDel="008714F3">
          <w:rPr>
            <w:rFonts w:eastAsiaTheme="minorEastAsia" w:cs="Times New Roman"/>
            <w:iCs/>
          </w:rPr>
          <w:delText>occur</w:delText>
        </w:r>
        <w:r w:rsidR="00F06AEE" w:rsidDel="008714F3">
          <w:rPr>
            <w:rFonts w:eastAsiaTheme="minorEastAsia" w:cs="Times New Roman"/>
            <w:iCs/>
          </w:rPr>
          <w:delText xml:space="preserve"> mostly</w:delText>
        </w:r>
      </w:del>
      <w:r w:rsidR="00F06AEE">
        <w:rPr>
          <w:rFonts w:eastAsiaTheme="minorEastAsia" w:cs="Times New Roman"/>
          <w:iCs/>
        </w:rPr>
        <w:t xml:space="preserve"> in </w:t>
      </w:r>
      <w:del w:id="180" w:author="Ines Martins" w:date="2020-10-01T16:11:00Z">
        <w:r w:rsidR="0007584F" w:rsidDel="008714F3">
          <w:rPr>
            <w:rFonts w:eastAsiaTheme="minorEastAsia" w:cs="Times New Roman"/>
            <w:iCs/>
          </w:rPr>
          <w:delText xml:space="preserve">the </w:delText>
        </w:r>
      </w:del>
      <w:r w:rsidR="00F06AEE">
        <w:rPr>
          <w:rFonts w:eastAsiaTheme="minorEastAsia" w:cs="Times New Roman"/>
          <w:iCs/>
        </w:rPr>
        <w:t xml:space="preserve">areas </w:t>
      </w:r>
      <w:r w:rsidR="00F06AEE" w:rsidRPr="00155995">
        <w:rPr>
          <w:rFonts w:cs="Times New Roman"/>
          <w:lang w:val="en-GB"/>
        </w:rPr>
        <w:t>transitioning from primary vegetation</w:t>
      </w:r>
      <w:r w:rsidR="00F06AEE">
        <w:rPr>
          <w:rFonts w:cs="Times New Roman"/>
          <w:lang w:val="en-GB"/>
        </w:rPr>
        <w:t>. Under the mo</w:t>
      </w:r>
      <w:r w:rsidR="00F66353">
        <w:rPr>
          <w:rFonts w:cs="Times New Roman"/>
          <w:lang w:val="en-GB"/>
        </w:rPr>
        <w:t>re</w:t>
      </w:r>
      <w:r w:rsidR="00F06AEE">
        <w:rPr>
          <w:rFonts w:cs="Times New Roman"/>
          <w:lang w:val="en-GB"/>
        </w:rPr>
        <w:t xml:space="preserve"> </w:t>
      </w:r>
      <w:r w:rsidR="0007584F">
        <w:rPr>
          <w:rFonts w:cs="Times New Roman"/>
          <w:lang w:val="en-GB"/>
        </w:rPr>
        <w:t xml:space="preserve">intense land use </w:t>
      </w:r>
      <w:r w:rsidR="00F06AEE">
        <w:rPr>
          <w:rFonts w:cs="Times New Roman"/>
          <w:lang w:val="en-GB"/>
        </w:rPr>
        <w:t>scenarios</w:t>
      </w:r>
      <w:r w:rsidR="0007584F">
        <w:rPr>
          <w:rFonts w:cs="Times New Roman"/>
          <w:lang w:val="en-GB"/>
        </w:rPr>
        <w:t xml:space="preserve"> -</w:t>
      </w:r>
      <w:r w:rsidR="00F06AEE">
        <w:rPr>
          <w:rFonts w:cs="Times New Roman"/>
          <w:lang w:val="en-GB"/>
        </w:rPr>
        <w:t xml:space="preserve"> </w:t>
      </w:r>
      <w:r w:rsidR="00671FDB" w:rsidRPr="00641C5B">
        <w:rPr>
          <w:rFonts w:cs="Times New Roman"/>
          <w:color w:val="000000" w:themeColor="text1"/>
        </w:rPr>
        <w:t xml:space="preserve">regional rivalry </w:t>
      </w:r>
      <w:r w:rsidR="00F06AEE">
        <w:rPr>
          <w:rFonts w:cs="Times New Roman"/>
          <w:lang w:val="en-GB"/>
        </w:rPr>
        <w:t xml:space="preserve">and </w:t>
      </w:r>
      <w:r w:rsidR="00671FDB" w:rsidRPr="00642B97">
        <w:rPr>
          <w:rFonts w:cs="Times New Roman"/>
        </w:rPr>
        <w:t>fossil-fueled development</w:t>
      </w:r>
      <w:r w:rsidR="00671FDB" w:rsidRPr="00BA2359" w:rsidDel="00671FDB">
        <w:rPr>
          <w:rFonts w:cs="Times New Roman"/>
        </w:rPr>
        <w:t xml:space="preserve"> </w:t>
      </w:r>
      <w:r w:rsidR="0007584F">
        <w:rPr>
          <w:rFonts w:cs="Times New Roman"/>
        </w:rPr>
        <w:t>-</w:t>
      </w:r>
      <w:r w:rsidR="00F06AEE">
        <w:rPr>
          <w:rFonts w:cs="Times New Roman"/>
        </w:rPr>
        <w:t xml:space="preserve"> </w:t>
      </w:r>
      <w:r w:rsidR="001706E2">
        <w:rPr>
          <w:rFonts w:cs="Times New Roman"/>
        </w:rPr>
        <w:t>several</w:t>
      </w:r>
      <w:r w:rsidR="005B676A">
        <w:rPr>
          <w:rFonts w:cs="Times New Roman"/>
        </w:rPr>
        <w:t xml:space="preserve"> </w:t>
      </w:r>
      <w:r w:rsidR="00F06AEE">
        <w:rPr>
          <w:rFonts w:cs="Times New Roman"/>
        </w:rPr>
        <w:t xml:space="preserve">current hotspots of </w:t>
      </w:r>
      <w:r w:rsidR="0007584F">
        <w:rPr>
          <w:rFonts w:cs="Times New Roman"/>
        </w:rPr>
        <w:t xml:space="preserve">the </w:t>
      </w:r>
      <w:r w:rsidR="005B676A">
        <w:rPr>
          <w:rFonts w:cs="Times New Roman"/>
        </w:rPr>
        <w:t xml:space="preserve">forest </w:t>
      </w:r>
      <w:r w:rsidR="00F06AEE">
        <w:rPr>
          <w:rFonts w:cs="Times New Roman"/>
        </w:rPr>
        <w:t>species loss such as South-Asia</w:t>
      </w:r>
      <w:r w:rsidR="00524326">
        <w:rPr>
          <w:rFonts w:cs="Times New Roman"/>
        </w:rPr>
        <w:t xml:space="preserve"> and </w:t>
      </w:r>
      <w:r w:rsidR="00F66353">
        <w:rPr>
          <w:rFonts w:cs="Times New Roman"/>
        </w:rPr>
        <w:t xml:space="preserve">the </w:t>
      </w:r>
      <w:r w:rsidR="00524326">
        <w:rPr>
          <w:rFonts w:cs="Times New Roman"/>
        </w:rPr>
        <w:t>Atlantic forest</w:t>
      </w:r>
      <w:r w:rsidR="005B676A">
        <w:rPr>
          <w:rFonts w:cs="Times New Roman"/>
        </w:rPr>
        <w:t xml:space="preserve"> (South-America)</w:t>
      </w:r>
      <w:r w:rsidR="00524326">
        <w:rPr>
          <w:rFonts w:cs="Times New Roman"/>
        </w:rPr>
        <w:t xml:space="preserve"> </w:t>
      </w:r>
      <w:r w:rsidR="008A456D">
        <w:rPr>
          <w:rFonts w:cs="Times New Roman"/>
        </w:rPr>
        <w:t>are projected to continue losing biodiversity</w:t>
      </w:r>
      <w:r w:rsidR="003F7E4B">
        <w:rPr>
          <w:rFonts w:cs="Times New Roman"/>
        </w:rPr>
        <w:t xml:space="preserve"> at </w:t>
      </w:r>
      <w:del w:id="181" w:author="Ines Martins" w:date="2020-10-01T16:12:00Z">
        <w:r w:rsidR="003F7E4B" w:rsidDel="008714F3">
          <w:rPr>
            <w:rFonts w:cs="Times New Roman"/>
          </w:rPr>
          <w:delText xml:space="preserve">increasing </w:delText>
        </w:r>
      </w:del>
      <w:ins w:id="182" w:author="Ines Martins" w:date="2020-10-01T16:13:00Z">
        <w:r w:rsidR="008714F3">
          <w:rPr>
            <w:rFonts w:cs="Times New Roman"/>
          </w:rPr>
          <w:t>accelerating</w:t>
        </w:r>
      </w:ins>
      <w:ins w:id="183" w:author="Ines Martins" w:date="2020-10-01T16:12:00Z">
        <w:r w:rsidR="008714F3">
          <w:rPr>
            <w:rFonts w:cs="Times New Roman"/>
          </w:rPr>
          <w:t xml:space="preserve"> </w:t>
        </w:r>
      </w:ins>
      <w:r w:rsidR="003F7E4B">
        <w:rPr>
          <w:rFonts w:cs="Times New Roman"/>
        </w:rPr>
        <w:t>rates</w:t>
      </w:r>
      <w:r w:rsidR="005B676A">
        <w:rPr>
          <w:rFonts w:cs="Times New Roman"/>
        </w:rPr>
        <w:t xml:space="preserve"> (Figure </w:t>
      </w:r>
      <w:r w:rsidR="00D74B95">
        <w:rPr>
          <w:rFonts w:cs="Times New Roman"/>
        </w:rPr>
        <w:t>3</w:t>
      </w:r>
      <w:r w:rsidR="00641C5B">
        <w:rPr>
          <w:rFonts w:cs="Times New Roman"/>
        </w:rPr>
        <w:t xml:space="preserve">, </w:t>
      </w:r>
      <w:r w:rsidR="00D74B95">
        <w:rPr>
          <w:rFonts w:cs="Times New Roman"/>
        </w:rPr>
        <w:t xml:space="preserve">4 </w:t>
      </w:r>
      <w:r w:rsidR="001706E2">
        <w:rPr>
          <w:rFonts w:cs="Times New Roman"/>
        </w:rPr>
        <w:t xml:space="preserve">and </w:t>
      </w:r>
      <w:r w:rsidR="00D74B95">
        <w:rPr>
          <w:rFonts w:cs="Times New Roman"/>
        </w:rPr>
        <w:t>S3</w:t>
      </w:r>
      <w:r w:rsidR="005B676A">
        <w:rPr>
          <w:rFonts w:cs="Times New Roman"/>
        </w:rPr>
        <w:t>)</w:t>
      </w:r>
      <w:r w:rsidR="00090B8D">
        <w:rPr>
          <w:rFonts w:cs="Times New Roman"/>
        </w:rPr>
        <w:t xml:space="preserve"> with the former becoming a hotspot </w:t>
      </w:r>
      <w:r w:rsidR="0007584F">
        <w:rPr>
          <w:rFonts w:cs="Times New Roman"/>
        </w:rPr>
        <w:t xml:space="preserve">for </w:t>
      </w:r>
      <w:r w:rsidR="00090B8D">
        <w:rPr>
          <w:rFonts w:cs="Times New Roman"/>
        </w:rPr>
        <w:t xml:space="preserve">non-forest species loss as well. </w:t>
      </w:r>
      <w:r w:rsidR="006864C7">
        <w:rPr>
          <w:rFonts w:cs="Times New Roman"/>
        </w:rPr>
        <w:t>African regions, in particular, show</w:t>
      </w:r>
      <w:r w:rsidR="0007584F">
        <w:rPr>
          <w:rFonts w:cs="Times New Roman"/>
        </w:rPr>
        <w:t>,</w:t>
      </w:r>
      <w:r w:rsidR="006864C7">
        <w:rPr>
          <w:rFonts w:cs="Times New Roman"/>
        </w:rPr>
        <w:t xml:space="preserve"> </w:t>
      </w:r>
      <w:r w:rsidR="00F72DEA">
        <w:rPr>
          <w:rFonts w:cs="Times New Roman"/>
        </w:rPr>
        <w:t>on</w:t>
      </w:r>
      <w:r w:rsidR="006864C7">
        <w:rPr>
          <w:rFonts w:cs="Times New Roman"/>
        </w:rPr>
        <w:t xml:space="preserve"> average</w:t>
      </w:r>
      <w:r w:rsidR="0007584F">
        <w:rPr>
          <w:rFonts w:cs="Times New Roman"/>
        </w:rPr>
        <w:t>,</w:t>
      </w:r>
      <w:r w:rsidR="006864C7">
        <w:rPr>
          <w:rFonts w:cs="Times New Roman"/>
        </w:rPr>
        <w:t xml:space="preserve"> the highest </w:t>
      </w:r>
      <w:r w:rsidR="0007584F">
        <w:rPr>
          <w:rFonts w:cs="Times New Roman"/>
        </w:rPr>
        <w:t xml:space="preserve">loss </w:t>
      </w:r>
      <w:r w:rsidR="006864C7">
        <w:rPr>
          <w:rFonts w:cs="Times New Roman"/>
        </w:rPr>
        <w:t xml:space="preserve">in </w:t>
      </w:r>
      <w:r w:rsidR="006864C7">
        <w:rPr>
          <w:rFonts w:cs="Times New Roman"/>
          <w:lang w:val="en-GB"/>
        </w:rPr>
        <w:t xml:space="preserve">forest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31292D">
        <w:rPr>
          <w:rFonts w:eastAsiaTheme="minorEastAsia" w:cs="Times New Roman"/>
          <w:iCs/>
        </w:rPr>
        <w:t xml:space="preserve"> </w:t>
      </w:r>
      <w:r w:rsidR="00EB0CCD">
        <w:rPr>
          <w:rFonts w:eastAsiaTheme="minorEastAsia" w:cs="Times New Roman"/>
          <w:iCs/>
          <w:color w:val="000000" w:themeColor="text1"/>
        </w:rPr>
        <w:t xml:space="preserve">and forest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γ</m:t>
            </m:r>
          </m:sub>
        </m:sSub>
      </m:oMath>
      <w:r w:rsidR="00EB0CCD">
        <w:rPr>
          <w:rFonts w:eastAsiaTheme="minorEastAsia" w:cs="Times New Roman"/>
          <w:iCs/>
          <w:color w:val="000000" w:themeColor="text1"/>
        </w:rPr>
        <w:t xml:space="preserve"> </w:t>
      </w:r>
      <w:r w:rsidR="003C1DAD">
        <w:rPr>
          <w:rFonts w:eastAsiaTheme="minorEastAsia" w:cs="Times New Roman"/>
          <w:iCs/>
          <w:color w:val="000000" w:themeColor="text1"/>
        </w:rPr>
        <w:t>(</w:t>
      </w:r>
      <w:commentRangeStart w:id="184"/>
      <m:oMath>
        <m:acc>
          <m:accPr>
            <m:chr m:val="̅"/>
            <m:ctrlPr>
              <w:rPr>
                <w:rFonts w:ascii="Cambria Math" w:hAnsi="Cambria Math" w:cs="Times New Roman"/>
                <w:i/>
                <w:iCs/>
                <w:color w:val="000000" w:themeColor="text1"/>
              </w:rPr>
            </m:ctrlPr>
          </m:acc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e>
        </m:acc>
      </m:oMath>
      <w:r w:rsidR="003C1DAD" w:rsidRPr="00641C5B">
        <w:rPr>
          <w:rFonts w:eastAsiaTheme="minorEastAsia" w:cs="Times New Roman"/>
          <w:iCs/>
          <w:color w:val="000000" w:themeColor="text1"/>
        </w:rPr>
        <w:t xml:space="preserve"> </w:t>
      </w:r>
      <w:commentRangeEnd w:id="184"/>
      <w:r w:rsidR="000B1CB0">
        <w:rPr>
          <w:rStyle w:val="CommentReference"/>
        </w:rPr>
        <w:commentReference w:id="184"/>
      </w:r>
      <w:r w:rsidR="003C1DAD" w:rsidRPr="00641C5B">
        <w:rPr>
          <w:color w:val="000000" w:themeColor="text1"/>
        </w:rPr>
        <w:t>=</w:t>
      </w:r>
      <w:r w:rsidR="003C1DAD">
        <w:rPr>
          <w:color w:val="000000" w:themeColor="text1"/>
        </w:rPr>
        <w:t xml:space="preserve"> -</w:t>
      </w:r>
      <w:r w:rsidR="003C1DAD" w:rsidRPr="00641C5B">
        <w:rPr>
          <w:rFonts w:eastAsia="Times New Roman" w:cs="Times New Roman"/>
          <w:color w:val="000000" w:themeColor="text1"/>
          <w:lang w:eastAsia="en-GB"/>
        </w:rPr>
        <w:t>0.</w:t>
      </w:r>
      <w:r w:rsidR="003C1DAD">
        <w:rPr>
          <w:rFonts w:eastAsia="Times New Roman" w:cs="Times New Roman"/>
          <w:color w:val="000000" w:themeColor="text1"/>
          <w:lang w:eastAsia="en-GB"/>
        </w:rPr>
        <w:t>146</w:t>
      </w:r>
      <w:r w:rsidR="003C1DAD" w:rsidRPr="00641C5B">
        <w:rPr>
          <w:color w:val="000000" w:themeColor="text1"/>
        </w:rPr>
        <w:t>%</w:t>
      </w:r>
      <w:r w:rsidR="003C1DAD" w:rsidRPr="00641C5B">
        <w:rPr>
          <w:rFonts w:eastAsia="Times New Roman" w:cs="Times New Roman"/>
          <w:color w:val="000000" w:themeColor="text1"/>
          <w:lang w:eastAsia="en-GB"/>
        </w:rPr>
        <w:t xml:space="preserve"> yr</w:t>
      </w:r>
      <w:r w:rsidR="003C1DAD" w:rsidRPr="00641C5B">
        <w:rPr>
          <w:rFonts w:eastAsia="Times New Roman" w:cs="Times New Roman"/>
          <w:color w:val="000000" w:themeColor="text1"/>
          <w:vertAlign w:val="superscript"/>
          <w:lang w:eastAsia="en-GB"/>
        </w:rPr>
        <w:t>-1</w:t>
      </w:r>
      <w:r w:rsidR="003C1DAD">
        <w:rPr>
          <w:rFonts w:eastAsiaTheme="minorEastAsia" w:cs="Times New Roman"/>
          <w:iCs/>
        </w:rPr>
        <w:t xml:space="preserve"> </w:t>
      </w:r>
      <w:commentRangeStart w:id="185"/>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00523B61">
        <w:t xml:space="preserve">= </w:t>
      </w:r>
      <w:commentRangeEnd w:id="185"/>
      <w:r w:rsidR="00523B61">
        <w:rPr>
          <w:rStyle w:val="CommentReference"/>
        </w:rPr>
        <w:commentReference w:id="185"/>
      </w:r>
      <w:r w:rsidR="00523B61">
        <w:t>-0.129% yr</w:t>
      </w:r>
      <w:r w:rsidR="00523B61">
        <w:rPr>
          <w:vertAlign w:val="superscript"/>
        </w:rPr>
        <w:t>-1</w:t>
      </w:r>
      <w:r w:rsidR="00523B61">
        <w:rPr>
          <w:rFonts w:eastAsiaTheme="minorEastAsia" w:cs="Times New Roman"/>
          <w:iCs/>
        </w:rPr>
        <w:t xml:space="preserve">; </w:t>
      </w:r>
      <w:r w:rsidR="00523B61" w:rsidRPr="00641C5B">
        <w:rPr>
          <w:rFonts w:cs="Times New Roman"/>
          <w:color w:val="000000" w:themeColor="text1"/>
        </w:rPr>
        <w:t>regional rivalry</w:t>
      </w:r>
      <w:r w:rsidR="00523B61">
        <w:rPr>
          <w:rFonts w:cs="Times New Roman"/>
          <w:color w:val="000000" w:themeColor="text1"/>
        </w:rPr>
        <w:t xml:space="preserve"> scenario</w:t>
      </w:r>
      <w:r w:rsidR="005829AF">
        <w:rPr>
          <w:rFonts w:cs="Times New Roman"/>
          <w:color w:val="000000" w:themeColor="text1"/>
        </w:rPr>
        <w:t xml:space="preserve">; </w:t>
      </w:r>
      <w:r w:rsidR="005829AF">
        <w:rPr>
          <w:rFonts w:eastAsiaTheme="minorEastAsia" w:cs="Times New Roman"/>
          <w:iCs/>
        </w:rPr>
        <w:t>Table S7, Figure 4 and S3</w:t>
      </w:r>
      <w:r w:rsidR="00742772">
        <w:rPr>
          <w:rFonts w:cs="Times New Roman"/>
          <w:color w:val="000000" w:themeColor="text1"/>
        </w:rPr>
        <w:t>)</w:t>
      </w:r>
      <w:r w:rsidR="0007584F">
        <w:rPr>
          <w:rFonts w:eastAsiaTheme="minorEastAsia" w:cs="Times New Roman"/>
          <w:iCs/>
        </w:rPr>
        <w:t xml:space="preserve"> </w:t>
      </w:r>
      <w:r w:rsidR="006864C7" w:rsidRPr="00713817">
        <w:rPr>
          <w:rFonts w:cs="Times New Roman"/>
        </w:rPr>
        <w:t xml:space="preserve">with </w:t>
      </w:r>
      <w:r w:rsidR="00523B61">
        <w:rPr>
          <w:rFonts w:cs="Times New Roman"/>
        </w:rPr>
        <w:t xml:space="preserve">Southern </w:t>
      </w:r>
      <w:r w:rsidR="0031292D">
        <w:rPr>
          <w:rFonts w:cs="Times New Roman"/>
        </w:rPr>
        <w:t>and East</w:t>
      </w:r>
      <w:r w:rsidR="006864C7" w:rsidRPr="00713817">
        <w:rPr>
          <w:rFonts w:cs="Times New Roman"/>
        </w:rPr>
        <w:t xml:space="preserve"> Africa showing the most alarming projections</w:t>
      </w:r>
      <w:r w:rsidR="006757B8">
        <w:rPr>
          <w:rFonts w:cs="Times New Roman"/>
        </w:rPr>
        <w:t xml:space="preserve"> into the future</w:t>
      </w:r>
      <w:r w:rsidR="006864C7">
        <w:rPr>
          <w:rFonts w:eastAsiaTheme="minorEastAsia" w:cs="Times New Roman"/>
          <w:iCs/>
        </w:rPr>
        <w:t>.</w:t>
      </w:r>
      <w:r w:rsidR="0031292D" w:rsidRPr="0031292D">
        <w:rPr>
          <w:rFonts w:cs="Times New Roman"/>
        </w:rPr>
        <w:t xml:space="preserve"> </w:t>
      </w:r>
      <w:r w:rsidR="0031292D">
        <w:rPr>
          <w:rFonts w:cs="Times New Roman"/>
        </w:rPr>
        <w:t xml:space="preserve">However, </w:t>
      </w:r>
      <w:r w:rsidR="00F0697F">
        <w:rPr>
          <w:rFonts w:cs="Times New Roman"/>
        </w:rPr>
        <w:t>th</w:t>
      </w:r>
      <w:r w:rsidR="00090B8D">
        <w:rPr>
          <w:rFonts w:cs="Times New Roman"/>
        </w:rPr>
        <w:t>ese</w:t>
      </w:r>
      <w:r w:rsidR="00F0697F">
        <w:rPr>
          <w:rFonts w:cs="Times New Roman"/>
        </w:rPr>
        <w:t xml:space="preserve"> are also the regions with </w:t>
      </w:r>
      <w:r w:rsidR="00090B8D">
        <w:rPr>
          <w:rFonts w:cs="Times New Roman"/>
        </w:rPr>
        <w:t xml:space="preserve">the highest </w:t>
      </w:r>
      <w:r w:rsidR="00523B61">
        <w:rPr>
          <w:rFonts w:cs="Times New Roman"/>
        </w:rPr>
        <w:t xml:space="preserve">local </w:t>
      </w:r>
      <w:r w:rsidR="00090B8D">
        <w:rPr>
          <w:rFonts w:cs="Times New Roman"/>
        </w:rPr>
        <w:t>species turnover, evidence</w:t>
      </w:r>
      <w:r w:rsidR="00641C5B">
        <w:rPr>
          <w:rFonts w:cs="Times New Roman"/>
        </w:rPr>
        <w:t>d</w:t>
      </w:r>
      <w:r w:rsidR="00090B8D">
        <w:rPr>
          <w:rFonts w:cs="Times New Roman"/>
        </w:rPr>
        <w:t xml:space="preserve"> by the </w:t>
      </w:r>
      <w:r w:rsidR="00274FE2">
        <w:rPr>
          <w:rFonts w:cs="Times New Roman"/>
        </w:rPr>
        <w:t>high increase in</w:t>
      </w:r>
      <w:r w:rsidR="00090B8D">
        <w:rPr>
          <w:rFonts w:cs="Times New Roman"/>
        </w:rPr>
        <w:t xml:space="preserve"> </w:t>
      </w:r>
      <w:r w:rsidR="006757B8">
        <w:rPr>
          <w:rFonts w:cs="Times New Roman"/>
        </w:rPr>
        <w:t xml:space="preserve">projected </w:t>
      </w:r>
      <w:r w:rsidR="00090B8D">
        <w:rPr>
          <w:rFonts w:cs="Times New Roman"/>
        </w:rPr>
        <w:t>non-forest species</w:t>
      </w:r>
      <w:r w:rsidR="00AF0E7F">
        <w:rPr>
          <w:rFonts w:cs="Times New Roman"/>
        </w:rPr>
        <w:t xml:space="preserve">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090B8D">
        <w:rPr>
          <w:rFonts w:cs="Times New Roman"/>
        </w:rPr>
        <w:t xml:space="preserve"> </w:t>
      </w:r>
      <w:r w:rsidR="00AF0E7F">
        <w:rPr>
          <w:rFonts w:cs="Times New Roman"/>
        </w:rPr>
        <w:t>(</w:t>
      </w:r>
      <w:r w:rsidR="00AF0E7F">
        <w:rPr>
          <w:rFonts w:eastAsiaTheme="minorEastAsia" w:cs="Times New Roman"/>
        </w:rPr>
        <w:t>e.g.,</w:t>
      </w:r>
      <w:r w:rsidR="003C1DAD">
        <w:rPr>
          <w:rFonts w:eastAsiaTheme="minorEastAsia" w:cs="Times New Roman"/>
        </w:rPr>
        <w:t xml:space="preserve"> In </w:t>
      </w:r>
      <w:r w:rsidR="005829AF">
        <w:rPr>
          <w:rFonts w:eastAsiaTheme="minorEastAsia" w:cs="Times New Roman"/>
        </w:rPr>
        <w:t>Central</w:t>
      </w:r>
      <w:r w:rsidR="00742772">
        <w:rPr>
          <w:rFonts w:eastAsiaTheme="minorEastAsia" w:cs="Times New Roman"/>
        </w:rPr>
        <w:t xml:space="preserve"> Africa</w:t>
      </w:r>
      <w:r w:rsidR="005829AF">
        <w:rPr>
          <w:rFonts w:eastAsiaTheme="minorEastAsia" w:cs="Times New Roman"/>
        </w:rPr>
        <w:t xml:space="preserve">, under the </w:t>
      </w:r>
      <w:r w:rsidR="005829AF" w:rsidRPr="00641C5B">
        <w:rPr>
          <w:rFonts w:cs="Times New Roman"/>
          <w:color w:val="000000" w:themeColor="text1"/>
        </w:rPr>
        <w:t>regional rivalry</w:t>
      </w:r>
      <w:r w:rsidR="005829AF">
        <w:rPr>
          <w:rFonts w:cs="Times New Roman"/>
          <w:color w:val="000000" w:themeColor="text1"/>
        </w:rPr>
        <w:t xml:space="preserve"> scenario, </w:t>
      </w:r>
      <w:r w:rsidR="003C1DAD">
        <w:rPr>
          <w:rFonts w:eastAsiaTheme="minorEastAsia" w:cs="Times New Roman"/>
        </w:rPr>
        <w:t>non-forest species</w:t>
      </w:r>
      <w:r w:rsidR="00742772">
        <w:rPr>
          <w:rFonts w:eastAsiaTheme="minorEastAsia" w:cs="Times New Roman"/>
        </w:rPr>
        <w:t xml:space="preserve"> gain </w:t>
      </w:r>
      <w:r w:rsidR="003C1DAD" w:rsidRPr="006B655E">
        <w:rPr>
          <w:rFonts w:eastAsiaTheme="minorEastAsia" w:cs="Times New Roman"/>
          <w:color w:val="C45911" w:themeColor="accent2" w:themeShade="BF"/>
          <w:rPrChange w:id="186" w:author="Ines Martins" w:date="2020-10-01T16:15:00Z">
            <w:rPr>
              <w:rFonts w:eastAsiaTheme="minorEastAsia" w:cs="Times New Roman"/>
            </w:rPr>
          </w:rPrChange>
        </w:rPr>
        <w:t xml:space="preserve">increases </w:t>
      </w:r>
      <w:r w:rsidR="003C1DAD">
        <w:rPr>
          <w:rFonts w:eastAsiaTheme="minorEastAsia" w:cs="Times New Roman"/>
        </w:rPr>
        <w:t xml:space="preserve">by a factor of </w:t>
      </w:r>
      <w:commentRangeStart w:id="187"/>
      <w:r w:rsidR="003C1DAD">
        <w:rPr>
          <w:rFonts w:eastAsiaTheme="minorEastAsia" w:cs="Times New Roman"/>
        </w:rPr>
        <w:t>~5.2%</w:t>
      </w:r>
      <w:commentRangeEnd w:id="187"/>
      <w:r w:rsidR="005829AF">
        <w:rPr>
          <w:rStyle w:val="CommentReference"/>
        </w:rPr>
        <w:commentReference w:id="187"/>
      </w:r>
      <w:r w:rsidR="003C1DAD">
        <w:rPr>
          <w:rFonts w:eastAsiaTheme="minorEastAsia" w:cs="Times New Roman"/>
        </w:rPr>
        <w:t xml:space="preserve">, </w:t>
      </w:r>
      <w:r w:rsidR="005829AF">
        <w:t xml:space="preserve">of the rate in the 1900-2015 period, </w:t>
      </w:r>
      <w:r w:rsidR="005829AF">
        <w:rPr>
          <w:rFonts w:eastAsiaTheme="minorEastAsia" w:cs="Times New Roman"/>
          <w:iCs/>
        </w:rPr>
        <w:t>Table S5, Figure S3</w:t>
      </w:r>
      <m:oMath>
        <m:r>
          <w:rPr>
            <w:rFonts w:ascii="Cambria Math" w:hAnsi="Cambria Math" w:cs="Times New Roman"/>
            <w:color w:val="000000" w:themeColor="text1"/>
          </w:rPr>
          <m:t>)</m:t>
        </m:r>
      </m:oMath>
      <w:r w:rsidR="000B1CB0">
        <w:rPr>
          <w:rFonts w:eastAsiaTheme="minorEastAsia" w:cs="Times New Roman"/>
          <w:iCs/>
          <w:color w:val="000000" w:themeColor="text1"/>
        </w:rPr>
        <w:t xml:space="preserve">. </w:t>
      </w:r>
      <w:r w:rsidR="00090B8D">
        <w:rPr>
          <w:rFonts w:eastAsiaTheme="minorEastAsia" w:cs="Times New Roman"/>
          <w:iCs/>
        </w:rPr>
        <w:t xml:space="preserve">Similar </w:t>
      </w:r>
      <w:r w:rsidR="00274FE2">
        <w:rPr>
          <w:rFonts w:eastAsiaTheme="minorEastAsia" w:cs="Times New Roman"/>
          <w:iCs/>
        </w:rPr>
        <w:t>contrasting</w:t>
      </w:r>
      <w:r w:rsidR="00090B8D">
        <w:rPr>
          <w:rFonts w:eastAsiaTheme="minorEastAsia" w:cs="Times New Roman"/>
          <w:iCs/>
        </w:rPr>
        <w:t xml:space="preserve"> </w:t>
      </w:r>
      <w:r w:rsidR="008F1E89">
        <w:rPr>
          <w:rFonts w:eastAsiaTheme="minorEastAsia" w:cs="Times New Roman"/>
          <w:iCs/>
        </w:rPr>
        <w:t>trends</w:t>
      </w:r>
      <w:r w:rsidR="00090B8D">
        <w:rPr>
          <w:rFonts w:eastAsiaTheme="minorEastAsia" w:cs="Times New Roman"/>
          <w:iCs/>
        </w:rPr>
        <w:t xml:space="preserve"> can be found in other regions</w:t>
      </w:r>
      <w:r w:rsidR="009B549C">
        <w:rPr>
          <w:rFonts w:eastAsiaTheme="minorEastAsia" w:cs="Times New Roman"/>
          <w:iCs/>
        </w:rPr>
        <w:t>.</w:t>
      </w:r>
      <w:r w:rsidR="00090B8D">
        <w:rPr>
          <w:rFonts w:eastAsiaTheme="minorEastAsia" w:cs="Times New Roman"/>
          <w:iCs/>
        </w:rPr>
        <w:t xml:space="preserve"> </w:t>
      </w:r>
      <w:r w:rsidR="00274FE2">
        <w:rPr>
          <w:rFonts w:eastAsiaTheme="minorEastAsia" w:cs="Times New Roman"/>
          <w:iCs/>
        </w:rPr>
        <w:t>This includes</w:t>
      </w:r>
      <w:r w:rsidR="008F1E89">
        <w:rPr>
          <w:rFonts w:eastAsiaTheme="minorEastAsia" w:cs="Times New Roman"/>
          <w:iCs/>
        </w:rPr>
        <w:t xml:space="preserve"> regions across </w:t>
      </w:r>
      <w:commentRangeStart w:id="188"/>
      <w:r w:rsidR="00274FE2">
        <w:rPr>
          <w:rFonts w:cs="Times New Roman"/>
        </w:rPr>
        <w:t>North-America</w:t>
      </w:r>
      <w:r w:rsidR="008F1E89">
        <w:rPr>
          <w:rFonts w:cs="Times New Roman"/>
        </w:rPr>
        <w:t xml:space="preserve">, </w:t>
      </w:r>
      <w:r w:rsidR="008F1E89">
        <w:rPr>
          <w:rFonts w:cs="Times New Roman"/>
        </w:rPr>
        <w:lastRenderedPageBreak/>
        <w:t>South America and</w:t>
      </w:r>
      <w:r w:rsidR="00274FE2">
        <w:rPr>
          <w:rFonts w:cs="Times New Roman"/>
        </w:rPr>
        <w:t xml:space="preserve"> Central</w:t>
      </w:r>
      <w:r w:rsidR="008F1E89">
        <w:rPr>
          <w:rFonts w:cs="Times New Roman"/>
        </w:rPr>
        <w:t xml:space="preserve"> and Eastern Europe</w:t>
      </w:r>
      <w:commentRangeEnd w:id="188"/>
      <w:r w:rsidR="008F1E89">
        <w:rPr>
          <w:rStyle w:val="CommentReference"/>
        </w:rPr>
        <w:commentReference w:id="188"/>
      </w:r>
      <w:r w:rsidR="008F1E89">
        <w:rPr>
          <w:rFonts w:cs="Times New Roman"/>
        </w:rPr>
        <w:t xml:space="preserve">. Importantly, due to increasing </w:t>
      </w:r>
      <w:r w:rsidR="006757B8">
        <w:rPr>
          <w:rFonts w:cs="Times New Roman"/>
        </w:rPr>
        <w:t>changes in</w:t>
      </w:r>
      <w:r w:rsidR="008F1E89">
        <w:rPr>
          <w:rFonts w:cs="Times New Roman"/>
        </w:rPr>
        <w:t xml:space="preserve"> land</w:t>
      </w:r>
      <w:ins w:id="189" w:author="Ines Martins" w:date="2020-10-01T16:14:00Z">
        <w:r w:rsidR="008714F3">
          <w:rPr>
            <w:rFonts w:cs="Times New Roman"/>
          </w:rPr>
          <w:t>-</w:t>
        </w:r>
      </w:ins>
      <w:del w:id="190" w:author="Ines Martins" w:date="2020-10-01T16:14:00Z">
        <w:r w:rsidR="008F1E89" w:rsidDel="008714F3">
          <w:rPr>
            <w:rFonts w:cs="Times New Roman"/>
          </w:rPr>
          <w:delText xml:space="preserve"> </w:delText>
        </w:r>
      </w:del>
      <w:r w:rsidR="008F1E89">
        <w:rPr>
          <w:rFonts w:cs="Times New Roman"/>
        </w:rPr>
        <w:t xml:space="preserve">use under these scenarios, new hotspots of alpha diversity loss emerge with projected declines in both forest and non-forest species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8F1E89">
        <w:rPr>
          <w:rFonts w:cs="Times New Roman"/>
        </w:rPr>
        <w:t xml:space="preserve"> (e.g., South Asia’s broadleaf forests and West Africa’s savannas). Supplementary Table </w:t>
      </w:r>
      <w:r w:rsidR="000B1CB0" w:rsidRPr="00641C5B">
        <w:rPr>
          <w:rFonts w:cs="Times New Roman"/>
          <w:highlight w:val="yellow"/>
        </w:rPr>
        <w:t>S</w:t>
      </w:r>
      <w:r w:rsidR="000B1CB0">
        <w:rPr>
          <w:rFonts w:cs="Times New Roman"/>
          <w:highlight w:val="yellow"/>
        </w:rPr>
        <w:t xml:space="preserve">5 and S7 </w:t>
      </w:r>
      <w:r w:rsidR="008F1E89">
        <w:rPr>
          <w:rFonts w:cs="Times New Roman"/>
        </w:rPr>
        <w:t>presents all past and future estimates</w:t>
      </w:r>
      <w:r w:rsidR="00E77113">
        <w:rPr>
          <w:rFonts w:cs="Times New Roman"/>
        </w:rPr>
        <w:t xml:space="preserve"> (i.e., relative and absolute change in</w:t>
      </w:r>
      <m:oMath>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oMath>
      <w:r w:rsidR="00E77113">
        <w:rPr>
          <w:rFonts w:eastAsiaTheme="minorEastAsia" w:cs="Times New Roman"/>
          <w:iCs/>
        </w:rPr>
        <w:t xml:space="preserve"> and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rsidR="00E77113">
        <w:rPr>
          <w:rFonts w:eastAsiaTheme="minorEastAsia" w:cs="Times New Roman"/>
          <w:iCs/>
        </w:rPr>
        <w:t>)</w:t>
      </w:r>
      <w:r w:rsidR="008F1E89">
        <w:rPr>
          <w:rFonts w:cs="Times New Roman"/>
        </w:rPr>
        <w:t xml:space="preserve"> </w:t>
      </w:r>
      <w:del w:id="191" w:author="Ines Martins" w:date="2020-10-01T16:14:00Z">
        <w:r w:rsidR="008F1E89" w:rsidDel="008714F3">
          <w:rPr>
            <w:rFonts w:cs="Times New Roman"/>
          </w:rPr>
          <w:delText xml:space="preserve">in </w:delText>
        </w:r>
      </w:del>
      <w:ins w:id="192" w:author="Ines Martins" w:date="2020-10-01T16:14:00Z">
        <w:r w:rsidR="008714F3">
          <w:rPr>
            <w:rFonts w:cs="Times New Roman"/>
          </w:rPr>
          <w:t xml:space="preserve">across </w:t>
        </w:r>
      </w:ins>
      <w:r w:rsidR="000B1CB0">
        <w:rPr>
          <w:rFonts w:cs="Times New Roman"/>
        </w:rPr>
        <w:t xml:space="preserve">the </w:t>
      </w:r>
      <w:commentRangeStart w:id="193"/>
      <w:r w:rsidR="008F1E89">
        <w:rPr>
          <w:rFonts w:cs="Times New Roman"/>
        </w:rPr>
        <w:t xml:space="preserve">17 </w:t>
      </w:r>
      <w:commentRangeEnd w:id="193"/>
      <w:r w:rsidR="00F66353">
        <w:rPr>
          <w:rStyle w:val="CommentReference"/>
        </w:rPr>
        <w:commentReference w:id="193"/>
      </w:r>
      <w:r w:rsidR="008F1E89" w:rsidRPr="008F1E89">
        <w:rPr>
          <w:rFonts w:cs="Times New Roman"/>
        </w:rPr>
        <w:t>IPBES sub-region</w:t>
      </w:r>
      <w:r w:rsidR="008F1E89">
        <w:rPr>
          <w:rFonts w:cs="Times New Roman"/>
        </w:rPr>
        <w:t xml:space="preserve">s </w:t>
      </w:r>
      <w:r w:rsidR="00F7590A">
        <w:rPr>
          <w:rFonts w:cs="Times New Roman"/>
        </w:rPr>
        <w:t xml:space="preserve">for </w:t>
      </w:r>
      <w:ins w:id="194" w:author="Ines Martins" w:date="2020-10-01T16:14:00Z">
        <w:r w:rsidR="008714F3">
          <w:rPr>
            <w:rFonts w:cs="Times New Roman"/>
          </w:rPr>
          <w:t xml:space="preserve">the </w:t>
        </w:r>
      </w:ins>
      <w:r w:rsidR="00F7590A">
        <w:rPr>
          <w:rFonts w:cs="Times New Roman"/>
        </w:rPr>
        <w:t>different species groups.</w:t>
      </w:r>
    </w:p>
    <w:p w14:paraId="6ADFA7FF" w14:textId="77777777" w:rsidR="00256F21" w:rsidRPr="00BE09B9" w:rsidRDefault="00256F21" w:rsidP="00F22615">
      <w:pPr>
        <w:spacing w:line="360" w:lineRule="auto"/>
        <w:jc w:val="both"/>
        <w:rPr>
          <w:rFonts w:cs="Times New Roman"/>
          <w:b/>
        </w:rPr>
      </w:pPr>
    </w:p>
    <w:p w14:paraId="724D2138" w14:textId="23F69877" w:rsidR="00155995" w:rsidRDefault="00155995" w:rsidP="007A2697">
      <w:pPr>
        <w:spacing w:line="360" w:lineRule="auto"/>
        <w:jc w:val="both"/>
        <w:outlineLvl w:val="0"/>
        <w:rPr>
          <w:rFonts w:cs="Times New Roman"/>
          <w:b/>
          <w:lang w:val="en-GB"/>
        </w:rPr>
      </w:pPr>
      <w:commentRangeStart w:id="195"/>
      <w:commentRangeStart w:id="196"/>
      <w:commentRangeStart w:id="197"/>
      <w:r w:rsidRPr="00155995">
        <w:rPr>
          <w:rFonts w:cs="Times New Roman"/>
          <w:b/>
          <w:lang w:val="en-GB"/>
        </w:rPr>
        <w:t>Discussion</w:t>
      </w:r>
      <w:commentRangeEnd w:id="195"/>
      <w:r w:rsidR="00C530DB">
        <w:rPr>
          <w:rStyle w:val="CommentReference"/>
        </w:rPr>
        <w:commentReference w:id="195"/>
      </w:r>
      <w:commentRangeEnd w:id="196"/>
      <w:commentRangeEnd w:id="197"/>
      <w:r w:rsidR="00597CFA">
        <w:rPr>
          <w:rStyle w:val="CommentReference"/>
        </w:rPr>
        <w:commentReference w:id="196"/>
      </w:r>
      <w:r w:rsidR="00581C76">
        <w:rPr>
          <w:rStyle w:val="CommentReference"/>
        </w:rPr>
        <w:commentReference w:id="197"/>
      </w:r>
    </w:p>
    <w:p w14:paraId="7753FFFB" w14:textId="64DE871F" w:rsidR="009F3432" w:rsidRDefault="00ED7826" w:rsidP="00272FDE">
      <w:pPr>
        <w:spacing w:line="360" w:lineRule="auto"/>
        <w:jc w:val="both"/>
        <w:rPr>
          <w:ins w:id="198" w:author="Ines Martins" w:date="2019-12-20T00:09:00Z"/>
          <w:rFonts w:cstheme="minorHAnsi"/>
          <w:bCs/>
          <w:color w:val="000000" w:themeColor="text1"/>
        </w:rPr>
      </w:pPr>
      <w:ins w:id="199" w:author="Ines Martins" w:date="2021-02-08T15:45:00Z">
        <w:r w:rsidRPr="00734F62">
          <w:rPr>
            <w:rFonts w:ascii="Calibri" w:eastAsia="Times New Roman" w:hAnsi="Calibri" w:cs="Calibri"/>
            <w:color w:val="000000"/>
            <w:lang w:eastAsia="en-GB"/>
          </w:rPr>
          <w:t>As the United Nations (UN) develops a post-2020 agenda for the Convention on Biological Diversity (CBD), attention focuses on how humans can live in “harmony with nature” [REF]. Promoting dual imperatives to conserve all levels of biodiversity (genes, species, and ecosystems).</w:t>
        </w:r>
        <w:r>
          <w:rPr>
            <w:rFonts w:ascii="Calibri" w:eastAsia="Times New Roman" w:hAnsi="Calibri" w:cs="Calibri"/>
            <w:color w:val="000000"/>
            <w:lang w:eastAsia="en-GB"/>
          </w:rPr>
          <w:t xml:space="preserve"> </w:t>
        </w:r>
      </w:ins>
      <w:r w:rsidR="00155995" w:rsidRPr="00155995">
        <w:rPr>
          <w:rFonts w:cstheme="minorHAnsi"/>
          <w:color w:val="000000" w:themeColor="text1"/>
        </w:rPr>
        <w:t xml:space="preserve">Projecting the future of landscapes under a range of scenarios is a key step towards making </w:t>
      </w:r>
      <w:commentRangeStart w:id="200"/>
      <w:r w:rsidR="005B64A9">
        <w:rPr>
          <w:rFonts w:cstheme="minorHAnsi"/>
          <w:color w:val="000000" w:themeColor="text1"/>
        </w:rPr>
        <w:t>policy</w:t>
      </w:r>
      <w:r w:rsidR="005B64A9" w:rsidRPr="00155995">
        <w:rPr>
          <w:rFonts w:cstheme="minorHAnsi"/>
          <w:color w:val="000000" w:themeColor="text1"/>
        </w:rPr>
        <w:t xml:space="preserve"> </w:t>
      </w:r>
      <w:r w:rsidR="00155995" w:rsidRPr="00155995">
        <w:rPr>
          <w:rFonts w:cstheme="minorHAnsi"/>
          <w:color w:val="000000" w:themeColor="text1"/>
        </w:rPr>
        <w:t xml:space="preserve">decisions </w:t>
      </w:r>
      <w:commentRangeEnd w:id="200"/>
      <w:r w:rsidR="00F12E83">
        <w:rPr>
          <w:rStyle w:val="CommentReference"/>
        </w:rPr>
        <w:commentReference w:id="200"/>
      </w:r>
      <w:r w:rsidR="00155995" w:rsidRPr="00155995">
        <w:rPr>
          <w:rFonts w:cstheme="minorHAnsi"/>
          <w:color w:val="000000" w:themeColor="text1"/>
        </w:rPr>
        <w:t xml:space="preserve">that are likely to promote biodiversity and ecosystem services </w:t>
      </w:r>
      <w:r w:rsidR="00155995" w:rsidRPr="00155995">
        <w:rPr>
          <w:rFonts w:cstheme="minorHAnsi"/>
          <w:color w:val="000000" w:themeColor="text1"/>
        </w:rPr>
        <w:fldChar w:fldCharType="begin"/>
      </w:r>
      <w:ins w:id="201" w:author="Ines Martins" w:date="2020-08-28T11:50:00Z">
        <w:r w:rsidR="00DD5D72">
          <w:rPr>
            <w:rFonts w:cstheme="minorHAnsi"/>
            <w:color w:val="000000" w:themeColor="text1"/>
          </w:rPr>
          <w:instrText xml:space="preserve"> ADDIN ZOTERO_ITEM CSL_CITATION {"citationID":"GhPHg5cW","properties":{"formattedCitation":"(Rosa et al., 2017; Detlef P. van Vuuren et al., 2012)","plainCitation":"(Rosa et al., 2017; Detlef P. van Vuuren et al., 2012)","noteIndex":0},"citationItems":[{"id":1820,"uris":["http://zotero.org/users/520161/items/T9B8CWB5"],"uri":["http://zotero.org/users/520161/items/T9B8CWB5"],"itemData":{"id":1820,"type":"article-journal","abstract":"Over the last 10 years a large set of global environmental assessment studies has been published that include scenario projections. Comparison of these studies shows that there is actually a limited set of scenario families that form the basis of many scenarios used in different environmental assessments. Mapping these scenario families allow a simpler comparison across the different assessments. The fact that many assessments can be positioned within these families gives some confidence of their relevance. It is also noticeable that several recent assessments have been focusing on more focussed policy-scenarios as variant to a single baseline. This is partly a response to a different stage in the policy-making process. While there are clear advantages of both categories of scenarios (explorative scenarios and baseline/policy variants), it might be important to test the robustness of scenario outcomes of the policy-scenario approach against the different storyline scenario-families identified in this paper.","container-title":"Global Environmental Change","DOI":"10.1016/j.gloenvcha.2012.06.001","ISSN":"0959-3780","issue":"4","journalAbbreviation":"Global Environmental Change","page":"884-895","source":"ScienceDirect","title":"Scenarios in Global Environmental Assessments: Key characteristics and lessons for future use","title-short":"Scenarios in Global Environmental Assessments","volume":"22","author":[{"family":"Vuuren","given":"Detlef P.","non-dropping-particle":"van"},{"family":"Kok","given":"Marcel T. J."},{"family":"Girod","given":"Bastien"},{"family":"Lucas","given":"Paul L."},{"family":"Vries","given":"Bert","non-dropping-particle":"de"}],"issued":{"date-parts":[["2012",10,1]]}}},{"id":1843,"uris":["http://zotero.org/users/520161/items/X7MRVWJ9"],"uri":["http://zotero.org/users/520161/items/X7MRVWJ9"],"itemData":{"id":1843,"type":"article-journal","abstract":"&lt;p&gt;Targets for human development are increasingly connected with targets for nature, however, existing scenarios do not explicitly address this relationship. Here, we outline a strategy to generate scenarios centred on our relationship with nature to inform decision-making at multiple scales.&lt;/p&gt;","container-title":"Nature Ecology &amp; Evolution","DOI":"10.1038/s41559-017-0273-9","ISSN":"2397-334X","issue":"10","language":"En","page":"1416","source":"www.nature.com","title":"Multiscale scenarios for nature futures","volume":"1","author":[{"family":"Rosa","given":"Isabel M. D."},{"family":"Pereira","given":"Henrique M."},{"family":"Ferrier","given":"Simon"},{"family":"Alkemade","given":"Rob"},{"family":"Acosta","given":"Lilibeth A."},{"family":"Akcakaya","given":"H. Resit"},{"family":"Belder","given":"Eefje","dropping-particle":"den"},{"family":"Fazel","given":"Asghar M."},{"family":"Fujimori","given":"Shinichiro"},{"family":"Harfoot","given":"Mike"},{"family":"Harhash","given":"Khaled A."},{"family":"Harrison","given":"Paula A."},{"family":"Hauck","given":"Jennifer"},{"family":"Hendriks","given":"Rob J. J."},{"family":"Hernández","given":"Gladys"},{"family":"Jetz","given":"Walter"},{"family":"Karlsson-Vinkhuyzen","given":"Sylvia I."},{"family":"Kim","given":"HyeJin"},{"family":"King","given":"Nicholas"},{"family":"Kok","given":"Marcel T. J."},{"family":"Kolomytsev","given":"Grygoriy O."},{"family":"Lazarova","given":"Tanya"},{"family":"Leadley","given":"Paul"},{"family":"Lundquist","given":"Carolyn J."},{"family":"Márquez","given":"Jaime García"},{"family":"Meyer","given":"Carsten"},{"family":"Navarro","given":"Laetitia M."},{"family":"Nesshöver","given":"Carsten"},{"family":"Ngo","given":"Hien T."},{"family":"Ninan","given":"Karachepone N."},{"family":"Palomo","given":"Maria G."},{"family":"Pereira","given":"Laura M."},{"family":"Peterson","given":"Garry D."},{"family":"Pichs","given":"Ramon"},{"family":"Popp","given":"Alexander"},{"family":"Purvis","given":"Andy"},{"family":"Ravera","given":"Federica"},{"family":"Rondinini","given":"Carlo"},{"family":"Sathyapalan","given":"Jyothis"},{"family":"Schipper","given":"Aafke M."},{"family":"Seppelt","given":"Ralf"},{"family":"Settele","given":"Josef"},{"family":"Sitas","given":"Nadia"},{"family":"Vuuren","given":"Detlef","dropping-particle":"van"}],"issued":{"date-parts":[["2017",9,21]]}}}],"schema":"https://github.com/citation-style-language/schema/raw/master/csl-citation.json"} </w:instrText>
        </w:r>
      </w:ins>
      <w:del w:id="202" w:author="Ines Martins" w:date="2020-08-28T11:50:00Z">
        <w:r w:rsidR="00414232" w:rsidDel="00DD5D72">
          <w:rPr>
            <w:rFonts w:cstheme="minorHAnsi"/>
            <w:color w:val="000000" w:themeColor="text1"/>
          </w:rPr>
          <w:delInstrText xml:space="preserve"> ADDIN ZOTERO_ITEM CSL_CITATION {"citationID":"GhPHg5cW","properties":{"formattedCitation":"(Rosa et al., 2017; Detlef P. van Vuuren et al., 2012)","plainCitation":"(Rosa et al., 2017; Detlef P. van Vuuren et al., 2012)","noteIndex":0},"citationItems":[{"id":1820,"uris":["http://zotero.org/users/520161/items/T9B8CWB5"],"uri":["http://zotero.org/users/520161/items/T9B8CWB5"],"itemData":{"id":1820,"type":"article-journal","title":"Scenarios in Global Environmental Assessments: Key characteristics and lessons for future use","container-title":"Global Environmental Change","page":"884-895","volume":"22","issue":"4","source":"ScienceDirect","abstract":"Over the last 10 years a large set of global environmental assessment studies has been published that include scenario projections. Comparison of these studies shows that there is actually a limited set of scenario families that form the basis of many scenarios used in different environmental assessments. Mapping these scenario families allow a simpler comparison across the different assessments. The fact that many assessments can be positioned within these families gives some confidence of their relevance. It is also noticeable that several recent assessments have been focusing on more focussed policy-scenarios as variant to a single baseline. This is partly a response to a different stage in the policy-making process. While there are clear advantages of both categories of scenarios (explorative scenarios and baseline/policy variants), it might be important to test the robustness of scenario outcomes of the policy-scenario approach against the different storyline scenario-families identified in this paper.","URL":"http://www.sciencedirect.com/science/article/pii/S0959378012000635","DOI":"10.1016/j.gloenvcha.2012.06.001","ISSN":"0959-3780","title-short":"Scenarios in Global Environmental Assessments","journalAbbreviation":"Global Environmental Change","author":[{"family":"Vuuren","given":"Detlef P.","non-dropping-particle":"van"},{"family":"Kok","given":"Marcel T. J."},{"family":"Girod","given":"Bastien"},{"family":"Lucas","given":"Paul L."},{"family":"Vries","given":"Bert","non-dropping-particle":"de"}],"issued":{"date-parts":[["2012",10,1]]}}},{"id":1843,"uris":["http://zotero.org/users/520161/items/X7MRVWJ9"],"uri":["http://zotero.org/users/520161/items/X7MRVWJ9"],"itemData":{"id":1843,"type":"article-journal","title":"Multiscale scenarios for nature futures","container-title":"Nature Ecology &amp; Evolution","page":"1416","volume":"1","issue":"10","source":"www.nature.com","abstract":"&lt;p&gt;Targets for human development are increasingly connected with targets for nature, however, existing scenarios do not explicitly address this relationship. Here, we outline a strategy to generate scenarios centred on our relationship with nature to inform decision-making at multiple scales.&lt;/p&gt;","URL":"https://www.nature.com/articles/s41559-017-0273-9","DOI":"10.1038/s41559-017-0273-9","ISSN":"2397-334X","language":"En","author":[{"family":"Rosa","given":"Isabel M. D."},{"family":"Pereira","given":"Henrique M."},{"family":"Ferrier","given":"Simon"},{"family":"Alkemade","given":"Rob"},{"family":"Acosta","given":"Lilibeth A."},{"family":"Akcakaya","given":"H. Resit"},{"family":"Belder","given":"Eefje","dropping-particle":"den"},{"family":"Fazel","given":"Asghar M."},{"family":"Fujimori","given":"Shinichiro"},{"family":"Harfoot","given":"Mike"},{"family":"Harhash","given":"Khaled A."},{"family":"Harrison","given":"Paula A."},{"family":"Hauck","given":"Jennifer"},{"family":"Hendriks","given":"Rob J. J."},{"family":"Hernández","given":"Gladys"},{"family":"Jetz","given":"Walter"},{"family":"Karlsson-Vinkhuyzen","given":"Sylvia I."},{"family":"Kim","given":"HyeJin"},{"family":"King","given":"Nicholas"},{"family":"Kok","given":"Marcel T. J."},{"family":"Kolomytsev","given":"Grygoriy O."},{"family":"Lazarova","given":"Tanya"},{"family":"Leadley","given":"Paul"},{"family":"Lundquist","given":"Carolyn J."},{"family":"Márquez","given":"Jaime García"},{"family":"Meyer","given":"Carsten"},{"family":"Navarro","given":"Laetitia M."},{"family":"Nesshöver","given":"Carsten"},{"family":"Ngo","given":"Hien T."},{"family":"Ninan","given":"Karachepone N."},{"family":"Palomo","given":"Maria G."},{"family":"Pereira","given":"Laura M."},{"family":"Peterson","given":"Garry D."},{"family":"Pichs","given":"Ramon"},{"family":"Popp","given":"Alexander"},{"family":"Purvis","given":"Andy"},{"family":"Ravera","given":"Federica"},{"family":"Rondinini","given":"Carlo"},{"family":"Sathyapalan","given":"Jyothis"},{"family":"Schipper","given":"Aafke M."},{"family":"Seppelt","given":"Ralf"},{"family":"Settele","given":"Josef"},{"family":"Sitas","given":"Nadia"},{"family":"Vuuren","given":"Detlef","dropping-particle":"van"}],"issued":{"date-parts":[["2017",9,21]]},"accessed":{"date-parts":[["2017",11,11]]}}}],"schema":"https://github.com/citation-style-language/schema/raw/master/csl-citation.json"} </w:delInstrText>
        </w:r>
      </w:del>
      <w:r w:rsidR="00155995" w:rsidRPr="00155995">
        <w:rPr>
          <w:rFonts w:cstheme="minorHAnsi"/>
          <w:color w:val="000000" w:themeColor="text1"/>
        </w:rPr>
        <w:fldChar w:fldCharType="separate"/>
      </w:r>
      <w:r w:rsidR="0094156A">
        <w:rPr>
          <w:rFonts w:ascii="Calibri" w:cs="Calibri"/>
          <w:color w:val="000000" w:themeColor="text1"/>
        </w:rPr>
        <w:t>(Rosa et al., 2017; Detlef P. van Vuuren et al., 2012)</w:t>
      </w:r>
      <w:r w:rsidR="00155995" w:rsidRPr="00155995">
        <w:rPr>
          <w:rFonts w:cstheme="minorHAnsi"/>
          <w:color w:val="000000" w:themeColor="text1"/>
        </w:rPr>
        <w:fldChar w:fldCharType="end"/>
      </w:r>
      <w:r w:rsidR="00155995" w:rsidRPr="00155995">
        <w:rPr>
          <w:rFonts w:cstheme="minorHAnsi"/>
          <w:color w:val="000000" w:themeColor="text1"/>
        </w:rPr>
        <w:t xml:space="preserve">, and a useful tool for policy-makers to </w:t>
      </w:r>
      <w:r w:rsidR="00F12E83">
        <w:rPr>
          <w:rFonts w:cstheme="minorHAnsi"/>
          <w:color w:val="000000" w:themeColor="text1"/>
        </w:rPr>
        <w:t>evaluate</w:t>
      </w:r>
      <w:r w:rsidR="00F12E83" w:rsidRPr="00155995">
        <w:rPr>
          <w:rFonts w:cstheme="minorHAnsi"/>
          <w:color w:val="000000" w:themeColor="text1"/>
        </w:rPr>
        <w:t xml:space="preserve"> </w:t>
      </w:r>
      <w:r w:rsidR="00155995" w:rsidRPr="00155995">
        <w:rPr>
          <w:rFonts w:cstheme="minorHAnsi"/>
          <w:color w:val="000000" w:themeColor="text1"/>
        </w:rPr>
        <w:t>impact</w:t>
      </w:r>
      <w:r w:rsidR="00F12E83">
        <w:rPr>
          <w:rFonts w:cstheme="minorHAnsi"/>
          <w:color w:val="000000" w:themeColor="text1"/>
        </w:rPr>
        <w:t>s</w:t>
      </w:r>
      <w:r w:rsidR="00155995" w:rsidRPr="00155995">
        <w:rPr>
          <w:rFonts w:cstheme="minorHAnsi"/>
          <w:color w:val="000000" w:themeColor="text1"/>
        </w:rPr>
        <w:t xml:space="preserve"> of </w:t>
      </w:r>
      <w:r w:rsidR="00F12E83">
        <w:rPr>
          <w:rFonts w:cstheme="minorHAnsi"/>
          <w:color w:val="000000" w:themeColor="text1"/>
        </w:rPr>
        <w:t>different</w:t>
      </w:r>
      <w:r w:rsidR="00F12E83" w:rsidRPr="00155995">
        <w:rPr>
          <w:rFonts w:cstheme="minorHAnsi"/>
          <w:color w:val="000000" w:themeColor="text1"/>
        </w:rPr>
        <w:t xml:space="preserve"> </w:t>
      </w:r>
      <w:r w:rsidR="00B40119">
        <w:rPr>
          <w:rFonts w:cstheme="minorHAnsi"/>
          <w:color w:val="000000" w:themeColor="text1"/>
        </w:rPr>
        <w:t>actions prior to their implementation</w:t>
      </w:r>
      <w:r w:rsidR="00155995" w:rsidRPr="00155995">
        <w:rPr>
          <w:rFonts w:cstheme="minorHAnsi"/>
          <w:color w:val="000000" w:themeColor="text1"/>
        </w:rPr>
        <w:t xml:space="preserve">. </w:t>
      </w:r>
      <w:r w:rsidR="00091502" w:rsidRPr="000B2FD3">
        <w:rPr>
          <w:rFonts w:cstheme="minorHAnsi"/>
          <w:bCs/>
          <w:color w:val="000000" w:themeColor="text1"/>
        </w:rPr>
        <w:t xml:space="preserve">Our </w:t>
      </w:r>
      <w:r w:rsidR="00091502">
        <w:rPr>
          <w:rFonts w:cstheme="minorHAnsi"/>
          <w:bCs/>
          <w:color w:val="000000" w:themeColor="text1"/>
        </w:rPr>
        <w:t>study shows that s</w:t>
      </w:r>
      <w:r w:rsidR="00091502" w:rsidRPr="00543597">
        <w:rPr>
          <w:rFonts w:cstheme="minorHAnsi"/>
          <w:bCs/>
          <w:color w:val="000000" w:themeColor="text1"/>
        </w:rPr>
        <w:t>cenarios in which future socio-economic development re</w:t>
      </w:r>
      <w:r w:rsidR="00091502">
        <w:rPr>
          <w:rFonts w:cstheme="minorHAnsi"/>
          <w:bCs/>
          <w:color w:val="000000" w:themeColor="text1"/>
        </w:rPr>
        <w:t>ly</w:t>
      </w:r>
      <w:r w:rsidR="00091502" w:rsidRPr="00543597">
        <w:rPr>
          <w:rFonts w:cstheme="minorHAnsi"/>
          <w:bCs/>
          <w:color w:val="000000" w:themeColor="text1"/>
        </w:rPr>
        <w:t xml:space="preserve"> on intensive use of resources</w:t>
      </w:r>
      <w:r w:rsidR="00091502">
        <w:rPr>
          <w:rFonts w:cstheme="minorHAnsi"/>
          <w:bCs/>
          <w:color w:val="000000" w:themeColor="text1"/>
        </w:rPr>
        <w:t xml:space="preserve"> </w:t>
      </w:r>
      <w:r w:rsidR="00091502" w:rsidRPr="00D67AF6">
        <w:rPr>
          <w:rFonts w:cstheme="minorHAnsi"/>
          <w:bCs/>
          <w:color w:val="000000" w:themeColor="text1"/>
        </w:rPr>
        <w:t>(</w:t>
      </w:r>
      <w:r w:rsidR="00091502" w:rsidRPr="00641C5B">
        <w:rPr>
          <w:rFonts w:cs="Times New Roman"/>
          <w:color w:val="000000" w:themeColor="text1"/>
        </w:rPr>
        <w:t xml:space="preserve">regional rivalry </w:t>
      </w:r>
      <w:r w:rsidR="00091502">
        <w:rPr>
          <w:rFonts w:cs="Times New Roman"/>
          <w:lang w:val="en-GB"/>
        </w:rPr>
        <w:t xml:space="preserve">and </w:t>
      </w:r>
      <w:r w:rsidR="00091502" w:rsidRPr="00642B97">
        <w:rPr>
          <w:rFonts w:cs="Times New Roman"/>
        </w:rPr>
        <w:t>fossil-fueled development</w:t>
      </w:r>
      <w:r w:rsidR="00091502" w:rsidRPr="00D67AF6">
        <w:rPr>
          <w:rFonts w:cstheme="minorHAnsi"/>
          <w:bCs/>
          <w:color w:val="000000" w:themeColor="text1"/>
        </w:rPr>
        <w:t xml:space="preserve">) </w:t>
      </w:r>
      <w:r w:rsidR="00091502" w:rsidRPr="00543597">
        <w:rPr>
          <w:rFonts w:cstheme="minorHAnsi"/>
          <w:bCs/>
          <w:color w:val="000000" w:themeColor="text1"/>
        </w:rPr>
        <w:t xml:space="preserve">are projected to lead to biodiversity </w:t>
      </w:r>
      <w:del w:id="203" w:author="Ines Martins" w:date="2020-10-01T17:29:00Z">
        <w:r w:rsidR="00091502" w:rsidRPr="00543597" w:rsidDel="00C403CB">
          <w:rPr>
            <w:rFonts w:cstheme="minorHAnsi"/>
            <w:bCs/>
            <w:color w:val="000000" w:themeColor="text1"/>
          </w:rPr>
          <w:delText xml:space="preserve">loss </w:delText>
        </w:r>
      </w:del>
      <w:ins w:id="204" w:author="Ines Martins" w:date="2020-10-01T17:29:00Z">
        <w:r w:rsidR="00C403CB">
          <w:rPr>
            <w:rFonts w:cstheme="minorHAnsi"/>
            <w:bCs/>
            <w:color w:val="000000" w:themeColor="text1"/>
          </w:rPr>
          <w:t>change</w:t>
        </w:r>
        <w:r w:rsidR="00C403CB" w:rsidRPr="00543597">
          <w:rPr>
            <w:rFonts w:cstheme="minorHAnsi"/>
            <w:bCs/>
            <w:color w:val="000000" w:themeColor="text1"/>
          </w:rPr>
          <w:t xml:space="preserve"> </w:t>
        </w:r>
      </w:ins>
      <w:r w:rsidR="00091502" w:rsidRPr="00543597">
        <w:rPr>
          <w:rFonts w:cstheme="minorHAnsi"/>
          <w:bCs/>
          <w:color w:val="000000" w:themeColor="text1"/>
        </w:rPr>
        <w:t xml:space="preserve">at rates that are similar </w:t>
      </w:r>
      <w:r w:rsidR="00091502">
        <w:rPr>
          <w:rFonts w:cstheme="minorHAnsi"/>
          <w:bCs/>
          <w:color w:val="000000" w:themeColor="text1"/>
        </w:rPr>
        <w:t>to the</w:t>
      </w:r>
      <w:r w:rsidR="00091502" w:rsidRPr="00543597">
        <w:rPr>
          <w:rFonts w:cstheme="minorHAnsi"/>
          <w:bCs/>
          <w:color w:val="000000" w:themeColor="text1"/>
        </w:rPr>
        <w:t xml:space="preserve"> observed </w:t>
      </w:r>
      <w:r w:rsidR="00091502">
        <w:rPr>
          <w:rFonts w:cstheme="minorHAnsi"/>
          <w:bCs/>
          <w:color w:val="000000" w:themeColor="text1"/>
        </w:rPr>
        <w:t xml:space="preserve">during the </w:t>
      </w:r>
      <w:r w:rsidR="00091502" w:rsidRPr="00790D89">
        <w:rPr>
          <w:rFonts w:cs="Times New Roman"/>
          <w:color w:val="000000" w:themeColor="text1"/>
          <w:lang w:val="en-GB"/>
        </w:rPr>
        <w:t>20</w:t>
      </w:r>
      <w:r w:rsidR="00091502" w:rsidRPr="00790D89">
        <w:rPr>
          <w:rFonts w:cs="Times New Roman"/>
          <w:color w:val="000000" w:themeColor="text1"/>
          <w:vertAlign w:val="superscript"/>
          <w:lang w:val="en-GB"/>
        </w:rPr>
        <w:t>th</w:t>
      </w:r>
      <w:r w:rsidR="00091502" w:rsidRPr="00790D89">
        <w:rPr>
          <w:rFonts w:cs="Times New Roman"/>
          <w:color w:val="000000" w:themeColor="text1"/>
          <w:lang w:val="en-GB"/>
        </w:rPr>
        <w:t xml:space="preserve"> century</w:t>
      </w:r>
      <w:ins w:id="205" w:author="Ines Martins" w:date="2020-10-01T17:30:00Z">
        <w:r w:rsidR="00E74E64">
          <w:rPr>
            <w:rFonts w:cs="Times New Roman"/>
            <w:color w:val="000000" w:themeColor="text1"/>
            <w:lang w:val="en-GB"/>
          </w:rPr>
          <w:t>, a century characterize by big so</w:t>
        </w:r>
      </w:ins>
      <w:ins w:id="206" w:author="Ines Martins" w:date="2020-10-01T17:31:00Z">
        <w:r w:rsidR="00E74E64">
          <w:rPr>
            <w:rFonts w:cs="Times New Roman"/>
            <w:color w:val="000000" w:themeColor="text1"/>
            <w:lang w:val="en-GB"/>
          </w:rPr>
          <w:t xml:space="preserve">cio-economic and technological changes </w:t>
        </w:r>
        <w:r w:rsidR="00E74E64" w:rsidRPr="00E74E64">
          <w:rPr>
            <w:rFonts w:cs="Times New Roman"/>
            <w:color w:val="000000" w:themeColor="text1"/>
            <w:lang w:val="en-GB"/>
          </w:rPr>
          <w:t>(</w:t>
        </w:r>
        <w:r w:rsidR="00E74E64" w:rsidRPr="00E74E64">
          <w:rPr>
            <w:rFonts w:ascii="Calibri" w:hAnsi="Calibri" w:cs="Calibri"/>
            <w:bCs/>
            <w:color w:val="000000"/>
            <w:rPrChange w:id="207" w:author="Ines Martins" w:date="2020-10-01T17:31:00Z">
              <w:rPr>
                <w:rFonts w:ascii="Calibri" w:hAnsi="Calibri" w:cs="Calibri"/>
                <w:b/>
                <w:bCs/>
                <w:color w:val="000000"/>
              </w:rPr>
            </w:rPrChange>
          </w:rPr>
          <w:t>human population growth, green revolution, technological innovation)</w:t>
        </w:r>
      </w:ins>
      <w:r w:rsidR="00091502" w:rsidRPr="00E74E64">
        <w:rPr>
          <w:rFonts w:cstheme="minorHAnsi"/>
          <w:bCs/>
          <w:color w:val="000000" w:themeColor="text1"/>
        </w:rPr>
        <w:t>.</w:t>
      </w:r>
      <w:del w:id="208" w:author="Ines Martins" w:date="2020-10-01T16:17:00Z">
        <w:r w:rsidR="00091502" w:rsidRPr="00E74E64" w:rsidDel="00E961FB">
          <w:rPr>
            <w:rFonts w:cstheme="minorHAnsi"/>
            <w:bCs/>
            <w:color w:val="000000" w:themeColor="text1"/>
          </w:rPr>
          <w:delText xml:space="preserve"> </w:delText>
        </w:r>
      </w:del>
    </w:p>
    <w:p w14:paraId="1D79D616" w14:textId="42C04CCD" w:rsidR="009F3432" w:rsidRDefault="009F3432" w:rsidP="00272FDE">
      <w:pPr>
        <w:spacing w:line="360" w:lineRule="auto"/>
        <w:jc w:val="both"/>
        <w:rPr>
          <w:ins w:id="209" w:author="Ines Martins" w:date="2019-12-20T00:05:00Z"/>
          <w:rFonts w:cstheme="minorHAnsi"/>
          <w:bCs/>
          <w:color w:val="000000" w:themeColor="text1"/>
        </w:rPr>
      </w:pPr>
      <w:ins w:id="210" w:author="Ines Martins" w:date="2019-12-20T00:09:00Z">
        <w:r>
          <w:rPr>
            <w:color w:val="000000"/>
          </w:rPr>
          <w:t xml:space="preserve">This contrasts with recent studies that have found no trends in local species richness in global </w:t>
        </w:r>
        <w:r>
          <w:t>meta-analysis</w:t>
        </w:r>
        <w:r>
          <w:rPr>
            <w:color w:val="000000"/>
          </w:rPr>
          <w:t xml:space="preserve"> of community time series</w:t>
        </w:r>
        <w:r>
          <w:t xml:space="preserve"> </w:t>
        </w:r>
        <w:r>
          <w:fldChar w:fldCharType="begin"/>
        </w:r>
      </w:ins>
      <w:r w:rsidR="003A2635">
        <w:instrText xml:space="preserve"> ADDIN ZOTERO_ITEM CSL_CITATION {"citationID":"5ie376TI","properties":{"formattedCitation":"(Maria Dornelas et al., 2014; Mark Vellend et al., 2013)","plainCitation":"(Maria Dornelas et al., 2014; Mark Vellend et al., 2013)","noteIndex":0},"citationItems":[{"id":"gvwq4JrA/t3awT5lR","uris":["http://zotero.org/users/16460/items/D86QR28C"],"uri":["http://zotero.org/users/16460/items/D86QR28C"],"itemData":{"id":4903,"type":"article-journal","title":"Assemblage Time Series Reveal Biodiversity Change but Not Systematic Loss","container-title":"Science","page":"296-299","volume":"344","issue":"6181","source":"www.sciencemag.org","abstract":"The extent to which biodiversity change in local assemblages contributes to global biodiversity loss is poorly understood. We analyzed 100 time series from biomes across Earth to ask how diversity within assemblages is changing through time. We quantified patterns of temporal α diversity, measured as change in local diversity, and temporal β diversity, measured as change in community composition. Contrary to our expectations, we did not detect systematic loss of α diversity. However, community composition changed systematically through time, in excess of predictions from null models. Heterogeneous rates of environmental change, species range shifts associated with climate change, and biotic homogenization may explain the different patterns of temporal α and β diversity. Monitoring and understanding change in species composition should be a conservation priority.\nChanging Assemblages\nAlthough the rate of species extinction has increased markedly as a result of human activity across the biosphere, conservation has focused on endangered species rather than on shifts in assemblages. Dornelas et al. (p. 296; see the Perspective by Pandolfi and Lovelock), using an extensive set of biodiversity time series of species occurrences in both marine and terrestrial habitats from the past 150 years, find species turnover above expected but do not find evidence of systematic biodiversity loss. This result could be caused by homogenization of species assemblages by invasive species, shifting distributions induced by climate change, and asynchronous change across the planet. All of which indicates that it is time to review conservation priorities.","DOI":"10.1126/science.1248484","ISSN":"0036-8075, 1095-9203","note":"PMID: 24744374","journalAbbreviation":"Science","language":"en","author":[{"family":"Dornelas","given":"Maria"},{"family":"Gotelli","given":"Nicholas J."},{"family":"McGill","given":"Brian"},{"family":"Shimadzu","given":"Hideyasu"},{"family":"Moyes","given":"Faye"},{"family":"Sievers","given":"Caya"},{"family":"Magurran","given":"Anne E."}],"issued":{"date-parts":[["2014",4,18]]}}},{"id":"gvwq4JrA/4KuVXWe5","uris":["http://zotero.org/users/16460/items/MWGB3WAB"],"uri":["http://zotero.org/users/16460/items/MWGB3WAB"],"itemData":{"id":3884,"type":"article-journal","title":"Global meta-analysis reveals no net change in local-scale plant biodiversity over time","container-title":"Proceedings of the National Academy of Sciences","page":"19456-19459","volume":"110","source":"www.pnas.org","abstract":"Global biodiversity is in decline. This is of concern for aesthetic and ethical reasons, but possibly also for practical reasons, as suggested by experimental studies, mostly with plants, showing that biodiversity reductions in small study plots can lead to compromised ecosystem function. However, inferring that ecosystem functions will decline due to biodiversity loss in the real world rests on the untested assumption that such loss is actually occurring at these small scales in nature. Using a global database of 168 published studies and &gt;16,000 nonexperimental, local-scale vegetation plots, we show that mean temporal change in species diversity over periods of 5–261 y is not different from zero, with increases at least as likely as declines over time. Sites influenced primarily by plant species’ invasions showed a tendency for declines in species richness, whereas sites undergoing postdisturbance succession showed increases in richness over time. Other distinctions among studies had little influence on temporal richness trends. Although maximizing diversity is likely important for maintaining ecosystem function in intensely managed systems such as restored grasslands or tree plantations, the clear lack of any general tendency for plant biodiversity to decline at small scales in nature directly contradicts the key assumption linking experimental results to ecosystem function as a motivation for biodiversity conservation in nature. How often real world changes in the diversity and composition of plant communities at the local scale cause ecosystem function to deteriorate, or actually to improve, remains unknown and is in critical need of further study.","DOI":"10.1073/pnas.1312779110","ISSN":"0027-8424, 1091-6490","note":"PMID: 24167259","journalAbbreviation":"PNAS","language":"en","author":[{"family":"Vellend","given":"Mark"},{"family":"Baeten","given":"Lander"},{"family":"Myers-Smith","given":"Isla H."},{"family":"Elmendorf","given":"Sarah C."},{"family":"Beauséjour","given":"Robin"},{"family":"Brown","given":"Carissa D."},{"family":"Frenne","given":"Pieter De"},{"family":"Verheyen","given":"Kris"},{"family":"Wipf","given":"Sonja"}],"issued":{"date-parts":[["2013",10,28]]}}}],"schema":"https://github.com/citation-style-language/schema/raw/master/csl-citation.json"} </w:instrText>
      </w:r>
      <w:ins w:id="211" w:author="Ines Martins" w:date="2019-12-20T00:09:00Z">
        <w:r>
          <w:fldChar w:fldCharType="separate"/>
        </w:r>
      </w:ins>
      <w:ins w:id="212" w:author="Ines Martins" w:date="2020-08-28T11:50:00Z">
        <w:r w:rsidR="00DD5D72" w:rsidRPr="00DD5D72">
          <w:rPr>
            <w:rFonts w:ascii="Calibri" w:hAnsi="Calibri" w:cs="Calibri"/>
            <w:rPrChange w:id="213" w:author="Ines Martins" w:date="2020-08-28T11:50:00Z">
              <w:rPr/>
            </w:rPrChange>
          </w:rPr>
          <w:t>(Maria Dornelas et al., 2014; Mark Vellend et al., 2013)</w:t>
        </w:r>
      </w:ins>
      <w:ins w:id="214" w:author="Ines Martins" w:date="2019-12-20T00:09:00Z">
        <w:r>
          <w:fldChar w:fldCharType="end"/>
        </w:r>
        <w:r>
          <w:t>.</w:t>
        </w:r>
      </w:ins>
    </w:p>
    <w:p w14:paraId="43460455" w14:textId="04E3CB63" w:rsidR="00730237" w:rsidRDefault="009F3432" w:rsidP="00272FDE">
      <w:pPr>
        <w:spacing w:line="360" w:lineRule="auto"/>
        <w:jc w:val="both"/>
        <w:rPr>
          <w:ins w:id="215" w:author="Ines Martins" w:date="2019-12-20T00:02:00Z"/>
          <w:rFonts w:cstheme="minorHAnsi"/>
          <w:bCs/>
          <w:color w:val="000000" w:themeColor="text1"/>
        </w:rPr>
      </w:pPr>
      <w:ins w:id="216" w:author="Ines Martins" w:date="2019-12-20T00:05:00Z">
        <w:r>
          <w:rPr>
            <w:color w:val="000000"/>
          </w:rPr>
          <w:t xml:space="preserve">One reason for this finding is that future rates of land-use change </w:t>
        </w:r>
        <w:r>
          <w:t>are</w:t>
        </w:r>
        <w:r>
          <w:rPr>
            <w:color w:val="000000"/>
          </w:rPr>
          <w:t xml:space="preserve"> not projected to increase in any of the scenarios examined here relative to the last century rates (Figure S1a).</w:t>
        </w:r>
      </w:ins>
      <w:ins w:id="217" w:author="Ines Martins" w:date="2019-12-20T00:06:00Z">
        <w:r>
          <w:rPr>
            <w:color w:val="000000"/>
          </w:rPr>
          <w:t xml:space="preserve"> This contrasts with </w:t>
        </w:r>
        <w:r>
          <w:t xml:space="preserve">two of the </w:t>
        </w:r>
        <w:r>
          <w:rPr>
            <w:color w:val="000000"/>
          </w:rPr>
          <w:t>climate change scenarios, where rates of temperature change will still increase in the future (Figure S2).</w:t>
        </w:r>
        <w:r w:rsidRPr="009F3432">
          <w:rPr>
            <w:color w:val="000000"/>
          </w:rPr>
          <w:t xml:space="preserve"> </w:t>
        </w:r>
        <w:r>
          <w:rPr>
            <w:color w:val="000000"/>
          </w:rPr>
          <w:t xml:space="preserve">However, these results need to be interpreted with caution. There are differences in how biodiversity models </w:t>
        </w:r>
        <w:r>
          <w:t>capture</w:t>
        </w:r>
        <w:r>
          <w:rPr>
            <w:color w:val="000000"/>
          </w:rPr>
          <w:t xml:space="preserve"> the impacts of climate and land-use change and </w:t>
        </w:r>
        <w:r>
          <w:t>i</w:t>
        </w:r>
        <w:r>
          <w:rPr>
            <w:color w:val="000000"/>
          </w:rPr>
          <w:t xml:space="preserve">n the spatial grain of these impacts </w:t>
        </w:r>
        <w:r>
          <w:fldChar w:fldCharType="begin"/>
        </w:r>
      </w:ins>
      <w:ins w:id="218" w:author="Ines Martins" w:date="2020-08-28T14:42:00Z">
        <w:r w:rsidR="008364F7">
          <w:instrText xml:space="preserve"> ADDIN ZOTERO_ITEM CSL_CITATION {"citationID":"DgGzJLZq","properties":{"formattedCitation":"(Titeux et al., 2016)","plainCitation":"(Titeux et al., 2016)","noteIndex":0},"citationItems":[{"id":"gvwq4JrA/jdIk3b99","uris":["http://zotero.org/users/16460/items/Y72ZUN6T"],"uri":["http://zotero.org/users/16460/items/Y72ZUN6T"],"itemData":{"id":18339,"type":"article-journal","title":"Biodiversity scenarios neglect future land-use changes","container-title":"Global Change Biology","page":"2505-2515","volume":"22","issue":"7","source":"CrossRef","DOI":"10.1111/gcb.13272","ISSN":"13541013","language":"en","author":[{"family":"Titeux","given":"Nicolas"},{"family":"Henle","given":"Klaus"},{"family":"Mihoub","given":"Jean-Baptiste"},{"family":"Regos","given":"Adrián"},{"family":"Geijzendorffer","given":"Ilse R."},{"family":"Cramer","given":"Wolfgang"},{"family":"Verburg","given":"Peter H."},{"family":"Brotons","given":"Lluís"}],"issued":{"date-parts":[["2016",7]]}}}],"schema":"https://github.com/citation-style-language/schema/raw/master/csl-citation.json"} </w:instrText>
        </w:r>
      </w:ins>
      <w:del w:id="219" w:author="Ines Martins" w:date="2020-08-28T14:42:00Z">
        <w:r w:rsidR="003A2635" w:rsidDel="008364F7">
          <w:delInstrText xml:space="preserve"> ADDIN ZOTERO_ITEM CSL_CITATION {"citationID":"DgGzJLZq","properties":{"formattedCitation":"(Titeux et al., 2016a)","plainCitation":"(Titeux et al., 2016a)","noteIndex":0},"citationItems":[{"id":"gvwq4JrA/jdIk3b99","uris":["http://zotero.org/users/16460/items/Y72ZUN6T"],"uri":["http://zotero.org/users/16460/items/Y72ZUN6T"],"itemData":{"id":18339,"type":"article-journal","title":"Biodiversity scenarios neglect future land-use changes","container-title":"Global Change Biology","page":"2505-2515","volume":"22","issue":"7","source":"CrossRef","DOI":"10.1111/gcb.13272","ISSN":"13541013","language":"en","author":[{"family":"Titeux","given":"Nicolas"},{"family":"Henle","given":"Klaus"},{"family":"Mihoub","given":"Jean-Baptiste"},{"family":"Regos","given":"Adrián"},{"family":"Geijzendorffer","given":"Ilse R."},{"family":"Cramer","given":"Wolfgang"},{"family":"Verburg","given":"Peter H."},{"family":"Brotons","given":"Lluís"}],"issued":{"date-parts":[["2016",7]]}}}],"schema":"https://github.com/citation-style-language/schema/raw/master/csl-citation.json"} </w:delInstrText>
        </w:r>
      </w:del>
      <w:ins w:id="220" w:author="Ines Martins" w:date="2019-12-20T00:06:00Z">
        <w:r>
          <w:fldChar w:fldCharType="separate"/>
        </w:r>
      </w:ins>
      <w:ins w:id="221" w:author="Ines Martins" w:date="2020-08-28T14:42:00Z">
        <w:r w:rsidR="008364F7" w:rsidRPr="008364F7">
          <w:rPr>
            <w:rFonts w:ascii="Calibri" w:hAnsi="Calibri" w:cs="Calibri"/>
            <w:rPrChange w:id="222" w:author="Ines Martins" w:date="2020-08-28T14:42:00Z">
              <w:rPr/>
            </w:rPrChange>
          </w:rPr>
          <w:t>(Titeux et al., 2016)</w:t>
        </w:r>
      </w:ins>
      <w:ins w:id="223" w:author="Ines Martins" w:date="2019-12-20T00:06:00Z">
        <w:r>
          <w:fldChar w:fldCharType="end"/>
        </w:r>
        <w:r>
          <w:t>.</w:t>
        </w:r>
      </w:ins>
    </w:p>
    <w:p w14:paraId="5796E698" w14:textId="580F5DA8" w:rsidR="003E4081" w:rsidRDefault="00091502" w:rsidP="00272FDE">
      <w:pPr>
        <w:spacing w:line="360" w:lineRule="auto"/>
        <w:jc w:val="both"/>
        <w:rPr>
          <w:ins w:id="224" w:author="Ines Martins" w:date="2019-12-18T15:33:00Z"/>
          <w:rFonts w:cstheme="minorHAnsi"/>
          <w:bCs/>
          <w:color w:val="000000" w:themeColor="text1"/>
        </w:rPr>
      </w:pPr>
      <w:r w:rsidRPr="00543597">
        <w:rPr>
          <w:rFonts w:cstheme="minorHAnsi"/>
          <w:bCs/>
          <w:color w:val="000000" w:themeColor="text1"/>
        </w:rPr>
        <w:t xml:space="preserve">On the other hand, </w:t>
      </w:r>
      <w:r>
        <w:rPr>
          <w:rFonts w:cstheme="minorHAnsi"/>
          <w:bCs/>
          <w:color w:val="000000" w:themeColor="text1"/>
        </w:rPr>
        <w:t>the</w:t>
      </w:r>
      <w:r w:rsidRPr="00543597">
        <w:rPr>
          <w:rFonts w:cstheme="minorHAnsi"/>
          <w:bCs/>
          <w:color w:val="000000" w:themeColor="text1"/>
        </w:rPr>
        <w:t xml:space="preserve"> sustainable development </w:t>
      </w:r>
      <w:r>
        <w:rPr>
          <w:rFonts w:cstheme="minorHAnsi"/>
          <w:bCs/>
          <w:color w:val="000000" w:themeColor="text1"/>
        </w:rPr>
        <w:t xml:space="preserve">scenario offers </w:t>
      </w:r>
      <w:r w:rsidRPr="00543597">
        <w:rPr>
          <w:rFonts w:cstheme="minorHAnsi"/>
          <w:bCs/>
          <w:color w:val="000000" w:themeColor="text1"/>
        </w:rPr>
        <w:t xml:space="preserve">the potential to revert </w:t>
      </w:r>
      <w:r>
        <w:rPr>
          <w:rFonts w:cstheme="minorHAnsi"/>
          <w:bCs/>
          <w:color w:val="000000" w:themeColor="text1"/>
        </w:rPr>
        <w:t xml:space="preserve">the </w:t>
      </w:r>
      <w:r w:rsidRPr="00543597">
        <w:rPr>
          <w:rFonts w:cstheme="minorHAnsi"/>
          <w:bCs/>
          <w:color w:val="000000" w:themeColor="text1"/>
        </w:rPr>
        <w:t xml:space="preserve">land-use-driven decline of </w:t>
      </w:r>
      <w:r>
        <w:rPr>
          <w:rFonts w:cstheme="minorHAnsi"/>
          <w:bCs/>
          <w:color w:val="000000" w:themeColor="text1"/>
        </w:rPr>
        <w:t xml:space="preserve">bird biodiversity </w:t>
      </w:r>
      <w:commentRangeStart w:id="225"/>
      <w:r>
        <w:rPr>
          <w:rFonts w:cstheme="minorHAnsi"/>
          <w:bCs/>
          <w:color w:val="000000" w:themeColor="text1"/>
        </w:rPr>
        <w:t>by reducing the rate of biodiversity loss to pre-historical values.</w:t>
      </w:r>
      <w:commentRangeEnd w:id="225"/>
      <w:r>
        <w:rPr>
          <w:rStyle w:val="CommentReference"/>
        </w:rPr>
        <w:commentReference w:id="225"/>
      </w:r>
      <w:r>
        <w:rPr>
          <w:rFonts w:cstheme="minorHAnsi"/>
          <w:bCs/>
          <w:color w:val="000000" w:themeColor="text1"/>
        </w:rPr>
        <w:t xml:space="preserve">  </w:t>
      </w:r>
      <w:ins w:id="226" w:author="Ines Martins" w:date="2019-12-20T00:05:00Z">
        <w:r w:rsidR="009F3432">
          <w:rPr>
            <w:rFonts w:cstheme="minorHAnsi"/>
            <w:bCs/>
            <w:color w:val="000000" w:themeColor="text1"/>
          </w:rPr>
          <w:t xml:space="preserve"> </w:t>
        </w:r>
      </w:ins>
    </w:p>
    <w:p w14:paraId="4A164EBB" w14:textId="011FABDD" w:rsidR="003E4081" w:rsidRDefault="00A05264" w:rsidP="00272FDE">
      <w:pPr>
        <w:spacing w:line="360" w:lineRule="auto"/>
        <w:jc w:val="both"/>
        <w:rPr>
          <w:ins w:id="227" w:author="Ines Martins" w:date="2019-12-18T15:37:00Z"/>
          <w:rFonts w:cstheme="minorHAnsi"/>
          <w:bCs/>
          <w:color w:val="000000" w:themeColor="text1"/>
        </w:rPr>
      </w:pPr>
      <w:r>
        <w:rPr>
          <w:rFonts w:cstheme="minorHAnsi"/>
          <w:bCs/>
          <w:color w:val="000000" w:themeColor="text1"/>
        </w:rPr>
        <w:lastRenderedPageBreak/>
        <w:t>This result suggest</w:t>
      </w:r>
      <w:r w:rsidR="004426C1">
        <w:rPr>
          <w:rFonts w:cstheme="minorHAnsi"/>
          <w:bCs/>
          <w:color w:val="000000" w:themeColor="text1"/>
        </w:rPr>
        <w:t>s</w:t>
      </w:r>
      <w:r>
        <w:rPr>
          <w:rFonts w:cstheme="minorHAnsi"/>
          <w:bCs/>
          <w:color w:val="000000" w:themeColor="text1"/>
        </w:rPr>
        <w:t xml:space="preserve"> that</w:t>
      </w:r>
      <w:r w:rsidR="0036063F">
        <w:rPr>
          <w:rFonts w:cstheme="minorHAnsi"/>
          <w:bCs/>
          <w:color w:val="000000" w:themeColor="text1"/>
        </w:rPr>
        <w:t xml:space="preserve"> there are areas in the world where </w:t>
      </w:r>
      <w:r w:rsidR="00E92C5A">
        <w:rPr>
          <w:rFonts w:cstheme="minorHAnsi"/>
          <w:bCs/>
          <w:color w:val="000000" w:themeColor="text1"/>
        </w:rPr>
        <w:t>the status of biodiversity is improving</w:t>
      </w:r>
      <w:r w:rsidR="003E4081">
        <w:rPr>
          <w:rFonts w:cstheme="minorHAnsi"/>
          <w:bCs/>
          <w:color w:val="000000" w:themeColor="text1"/>
        </w:rPr>
        <w:t xml:space="preserve">, </w:t>
      </w:r>
      <w:r w:rsidR="00E92C5A">
        <w:rPr>
          <w:rFonts w:cstheme="minorHAnsi"/>
          <w:bCs/>
          <w:color w:val="000000" w:themeColor="text1"/>
        </w:rPr>
        <w:t xml:space="preserve">especially at the local scale, </w:t>
      </w:r>
      <w:r w:rsidR="003E4081">
        <w:rPr>
          <w:rFonts w:cstheme="minorHAnsi"/>
          <w:bCs/>
          <w:color w:val="000000" w:themeColor="text1"/>
        </w:rPr>
        <w:t>from which</w:t>
      </w:r>
      <w:r w:rsidR="00E92C5A">
        <w:rPr>
          <w:rFonts w:cstheme="minorHAnsi"/>
          <w:bCs/>
          <w:color w:val="000000" w:themeColor="text1"/>
        </w:rPr>
        <w:t xml:space="preserve"> lessons </w:t>
      </w:r>
      <w:r w:rsidR="003E4081">
        <w:rPr>
          <w:rFonts w:cstheme="minorHAnsi"/>
          <w:bCs/>
          <w:color w:val="000000" w:themeColor="text1"/>
        </w:rPr>
        <w:t>can</w:t>
      </w:r>
      <w:r w:rsidR="00E92C5A">
        <w:rPr>
          <w:rFonts w:cstheme="minorHAnsi"/>
          <w:bCs/>
          <w:color w:val="000000" w:themeColor="text1"/>
        </w:rPr>
        <w:t xml:space="preserve"> be drawn</w:t>
      </w:r>
      <w:r w:rsidR="003E4081">
        <w:rPr>
          <w:rFonts w:cstheme="minorHAnsi"/>
          <w:bCs/>
          <w:color w:val="000000" w:themeColor="text1"/>
        </w:rPr>
        <w:t>, and interventions</w:t>
      </w:r>
      <w:r w:rsidR="00E92C5A">
        <w:rPr>
          <w:rFonts w:cstheme="minorHAnsi"/>
          <w:bCs/>
          <w:color w:val="000000" w:themeColor="text1"/>
        </w:rPr>
        <w:t xml:space="preserve"> replicated or scaled up </w:t>
      </w:r>
      <w:r w:rsidR="003E4081">
        <w:rPr>
          <w:rFonts w:cstheme="minorHAnsi"/>
          <w:bCs/>
          <w:color w:val="000000" w:themeColor="text1"/>
        </w:rPr>
        <w:t xml:space="preserve">to be applied </w:t>
      </w:r>
      <w:r w:rsidR="00E92C5A">
        <w:rPr>
          <w:rFonts w:cstheme="minorHAnsi"/>
          <w:bCs/>
          <w:color w:val="000000" w:themeColor="text1"/>
        </w:rPr>
        <w:t xml:space="preserve">elsewhere </w:t>
      </w:r>
      <w:r w:rsidR="003E4081">
        <w:rPr>
          <w:rFonts w:cstheme="minorHAnsi"/>
          <w:bCs/>
          <w:color w:val="000000" w:themeColor="text1"/>
        </w:rPr>
        <w:t xml:space="preserve">in order </w:t>
      </w:r>
      <w:r w:rsidR="00E92C5A">
        <w:rPr>
          <w:rFonts w:cstheme="minorHAnsi"/>
          <w:bCs/>
          <w:color w:val="000000" w:themeColor="text1"/>
        </w:rPr>
        <w:t xml:space="preserve">to revert </w:t>
      </w:r>
      <w:r w:rsidR="003E4081">
        <w:rPr>
          <w:rFonts w:cstheme="minorHAnsi"/>
          <w:bCs/>
          <w:color w:val="000000" w:themeColor="text1"/>
        </w:rPr>
        <w:t>global</w:t>
      </w:r>
      <w:r w:rsidR="00E92C5A">
        <w:rPr>
          <w:rFonts w:cstheme="minorHAnsi"/>
          <w:bCs/>
          <w:color w:val="000000" w:themeColor="text1"/>
        </w:rPr>
        <w:t xml:space="preserve"> biodiversity </w:t>
      </w:r>
      <w:proofErr w:type="gramStart"/>
      <w:r w:rsidR="00E92C5A">
        <w:rPr>
          <w:rFonts w:cstheme="minorHAnsi"/>
          <w:bCs/>
          <w:color w:val="000000" w:themeColor="text1"/>
        </w:rPr>
        <w:t>loss</w:t>
      </w:r>
      <w:r w:rsidR="003E4081">
        <w:rPr>
          <w:rFonts w:cstheme="minorHAnsi"/>
          <w:bCs/>
          <w:color w:val="000000" w:themeColor="text1"/>
        </w:rPr>
        <w:t>.</w:t>
      </w:r>
      <w:r w:rsidR="00E92C5A">
        <w:rPr>
          <w:rFonts w:cstheme="minorHAnsi"/>
          <w:bCs/>
          <w:color w:val="000000" w:themeColor="text1"/>
        </w:rPr>
        <w:t>.</w:t>
      </w:r>
      <w:proofErr w:type="gramEnd"/>
      <w:r w:rsidR="00C530DB">
        <w:rPr>
          <w:rFonts w:cstheme="minorHAnsi"/>
          <w:bCs/>
          <w:color w:val="000000" w:themeColor="text1"/>
        </w:rPr>
        <w:t>…</w:t>
      </w:r>
    </w:p>
    <w:p w14:paraId="0DDDFE31" w14:textId="77777777" w:rsidR="003E4081" w:rsidRDefault="003E4081" w:rsidP="00272FDE">
      <w:pPr>
        <w:spacing w:line="360" w:lineRule="auto"/>
        <w:jc w:val="both"/>
        <w:rPr>
          <w:ins w:id="228" w:author="Ines Martins" w:date="2019-12-18T15:37:00Z"/>
          <w:rFonts w:cstheme="minorHAnsi"/>
          <w:bCs/>
          <w:color w:val="000000" w:themeColor="text1"/>
        </w:rPr>
      </w:pPr>
    </w:p>
    <w:p w14:paraId="7BACAA2B" w14:textId="27AF5F0B" w:rsidR="003E4081" w:rsidRDefault="00272FDE" w:rsidP="00272FDE">
      <w:pPr>
        <w:spacing w:line="360" w:lineRule="auto"/>
        <w:jc w:val="both"/>
        <w:rPr>
          <w:ins w:id="229" w:author="Ines Martins" w:date="2019-12-18T15:34:00Z"/>
          <w:rFonts w:cstheme="minorHAnsi"/>
          <w:bCs/>
          <w:color w:val="000000" w:themeColor="text1"/>
          <w:highlight w:val="yellow"/>
        </w:rPr>
      </w:pPr>
      <w:r>
        <w:rPr>
          <w:rFonts w:cstheme="minorHAnsi"/>
          <w:bCs/>
          <w:color w:val="000000" w:themeColor="text1"/>
        </w:rPr>
        <w:t xml:space="preserve"> </w:t>
      </w:r>
      <w:commentRangeStart w:id="230"/>
      <w:commentRangeStart w:id="231"/>
      <w:r w:rsidRPr="00D67AF6">
        <w:rPr>
          <w:rFonts w:cstheme="minorHAnsi"/>
          <w:bCs/>
          <w:color w:val="000000" w:themeColor="text1"/>
          <w:highlight w:val="yellow"/>
        </w:rPr>
        <w:t>[</w:t>
      </w:r>
      <w:r w:rsidRPr="00C530DB">
        <w:rPr>
          <w:rFonts w:cstheme="minorHAnsi"/>
          <w:bCs/>
          <w:color w:val="000000" w:themeColor="text1"/>
          <w:highlight w:val="yellow"/>
        </w:rPr>
        <w:t>Add about key findings of work: differences between SSPs, conservation implications, etc.]</w:t>
      </w:r>
      <w:commentRangeEnd w:id="230"/>
      <w:r w:rsidR="00977A22" w:rsidRPr="00C530DB">
        <w:rPr>
          <w:rStyle w:val="CommentReference"/>
          <w:highlight w:val="yellow"/>
        </w:rPr>
        <w:commentReference w:id="230"/>
      </w:r>
      <w:commentRangeEnd w:id="231"/>
    </w:p>
    <w:p w14:paraId="2B3507B8" w14:textId="77777777" w:rsidR="003E4081" w:rsidRDefault="003E4081" w:rsidP="003E4081">
      <w:pPr>
        <w:spacing w:line="360" w:lineRule="auto"/>
        <w:jc w:val="both"/>
        <w:rPr>
          <w:ins w:id="232" w:author="Ines Martins" w:date="2019-12-18T15:34:00Z"/>
          <w:rFonts w:cstheme="minorHAnsi"/>
          <w:bCs/>
          <w:color w:val="000000" w:themeColor="text1"/>
        </w:rPr>
      </w:pPr>
      <w:ins w:id="233" w:author="Ines Martins" w:date="2019-12-18T15:34:00Z">
        <w:r>
          <w:rPr>
            <w:rFonts w:cstheme="minorHAnsi"/>
            <w:bCs/>
            <w:color w:val="000000" w:themeColor="text1"/>
          </w:rPr>
          <w:t xml:space="preserve">Yet, despite the scenario, we observed a systematic turnover in species composition across all scales, with forest species losing ground to non-forest species. </w:t>
        </w:r>
      </w:ins>
    </w:p>
    <w:p w14:paraId="2C75F7FC" w14:textId="77777777" w:rsidR="003E4081" w:rsidRDefault="003E4081" w:rsidP="003E4081">
      <w:pPr>
        <w:spacing w:line="360" w:lineRule="auto"/>
        <w:jc w:val="both"/>
        <w:rPr>
          <w:ins w:id="234" w:author="Ines Martins" w:date="2019-12-18T15:34:00Z"/>
          <w:rFonts w:cstheme="minorHAnsi"/>
          <w:color w:val="000000" w:themeColor="text1"/>
        </w:rPr>
      </w:pPr>
    </w:p>
    <w:p w14:paraId="44B745BB" w14:textId="77777777" w:rsidR="003E4081" w:rsidRDefault="003E4081" w:rsidP="003E4081">
      <w:pPr>
        <w:spacing w:line="360" w:lineRule="auto"/>
        <w:jc w:val="both"/>
        <w:rPr>
          <w:ins w:id="235" w:author="Ines Martins" w:date="2019-12-18T15:34:00Z"/>
          <w:rFonts w:cstheme="minorHAnsi"/>
          <w:color w:val="000000" w:themeColor="text1"/>
        </w:rPr>
      </w:pPr>
      <w:ins w:id="236" w:author="Ines Martins" w:date="2019-12-18T15:34:00Z">
        <w:r w:rsidRPr="00091502">
          <w:rPr>
            <w:rFonts w:cstheme="minorHAnsi"/>
            <w:color w:val="000000" w:themeColor="text1"/>
          </w:rPr>
          <w:t>Yet our understanding of the characteristics of outgoing and incoming species is currently insufficient, severely hampering our ability to predict associated changes in ecosystem function.</w:t>
        </w:r>
      </w:ins>
    </w:p>
    <w:p w14:paraId="45FADFD7" w14:textId="77777777" w:rsidR="003E4081" w:rsidRDefault="003E4081" w:rsidP="003E4081">
      <w:pPr>
        <w:spacing w:line="360" w:lineRule="auto"/>
        <w:jc w:val="both"/>
        <w:rPr>
          <w:ins w:id="237" w:author="Ines Martins" w:date="2019-12-18T15:34:00Z"/>
          <w:rFonts w:cstheme="minorHAnsi"/>
          <w:color w:val="000000" w:themeColor="text1"/>
        </w:rPr>
      </w:pPr>
    </w:p>
    <w:p w14:paraId="446A0AD4" w14:textId="002C94AC" w:rsidR="003E4081" w:rsidRDefault="003E4081" w:rsidP="003E4081">
      <w:pPr>
        <w:spacing w:line="360" w:lineRule="auto"/>
        <w:jc w:val="both"/>
        <w:rPr>
          <w:ins w:id="238" w:author="Ines Martins" w:date="2019-12-18T15:34:00Z"/>
          <w:rFonts w:cs="Times New Roman"/>
          <w:color w:val="000000" w:themeColor="text1"/>
          <w:lang w:val="en-GB"/>
        </w:rPr>
      </w:pPr>
      <w:ins w:id="239" w:author="Ines Martins" w:date="2019-12-18T15:34:00Z">
        <w:r w:rsidRPr="00155995">
          <w:rPr>
            <w:rFonts w:cstheme="minorHAnsi"/>
            <w:color w:val="000000" w:themeColor="text1"/>
          </w:rPr>
          <w:t xml:space="preserve">Yet, studies projecting the future of biodiversity within human-dominated landscapes </w:t>
        </w:r>
        <w:commentRangeStart w:id="240"/>
        <w:commentRangeStart w:id="241"/>
        <w:r w:rsidRPr="00155995">
          <w:rPr>
            <w:rFonts w:cstheme="minorHAnsi"/>
            <w:color w:val="000000" w:themeColor="text1"/>
          </w:rPr>
          <w:t xml:space="preserve">tend to </w:t>
        </w:r>
        <w:r>
          <w:rPr>
            <w:rFonts w:cstheme="minorHAnsi"/>
            <w:color w:val="000000" w:themeColor="text1"/>
          </w:rPr>
          <w:t>neglect</w:t>
        </w:r>
        <w:r w:rsidRPr="00155995">
          <w:rPr>
            <w:rFonts w:cstheme="minorHAnsi"/>
            <w:color w:val="000000" w:themeColor="text1"/>
          </w:rPr>
          <w:t xml:space="preserve"> that biodiversity loss is not random with regard to identity and functional performance of the species </w:t>
        </w:r>
        <w:commentRangeEnd w:id="240"/>
        <w:r>
          <w:rPr>
            <w:rStyle w:val="CommentReference"/>
          </w:rPr>
          <w:commentReference w:id="240"/>
        </w:r>
        <w:commentRangeEnd w:id="241"/>
        <w:r>
          <w:rPr>
            <w:rStyle w:val="CommentReference"/>
          </w:rPr>
          <w:commentReference w:id="241"/>
        </w:r>
        <w:r w:rsidRPr="00155995">
          <w:rPr>
            <w:rFonts w:cstheme="minorHAnsi"/>
            <w:color w:val="000000" w:themeColor="text1"/>
          </w:rPr>
          <w:fldChar w:fldCharType="begin"/>
        </w:r>
      </w:ins>
      <w:ins w:id="242" w:author="Ines Martins" w:date="2020-08-28T11:50:00Z">
        <w:r w:rsidR="00DD5D72">
          <w:rPr>
            <w:rFonts w:cstheme="minorHAnsi"/>
            <w:color w:val="000000" w:themeColor="text1"/>
          </w:rPr>
          <w:instrText xml:space="preserve"> ADDIN ZOTERO_ITEM CSL_CITATION {"citationID":"FbMJvIdQ","properties":{"formattedCitation":"(Hillebrand et al., 2018)","plainCitation":"(Hillebrand et al., 2018)","noteIndex":0},"citationItems":[{"id":2693,"uris":["http://zotero.org/users/520161/items/UBWAQQA8"],"uri":["http://zotero.org/users/520161/items/UBWAQQA8"],"itemData":{"id":2693,"type":"article-journal","abstract":"Global concern about human impact on biological diversity has triggered an intense research agenda on drivers and consequences of biodiversity change in parallel with international policy seeking to conserve biodiversity and associated ecosystem functions. Quantifying the trends in biodiversity is far from trivial, however, as recently documented by meta-analyses, which report little if any net change in local species richness through time. Here, we summarise several limitations of species richness as a metric of biodiversity change and show that the expectation of directional species richness trends under changing conditions is invalid. Instead, we illustrate how a set of species turnover indices provide more information content regarding temporal trends in biodiversity, as they reflect how dominance and identity shift in communities over time. We apply these metrics to three monitoring datasets representing different ecosystem types. In all datasets, nearly complete species turnover occurred, but this was disconnected from any species richness trends. Instead, turnover was strongly influenced by changes in species presence (identities) and dominance (abundances). We further show that these metrics can detect phases of strong compositional shifts in monitoring data and thus identify a different aspect of biodiversity change decoupled from species richness. Synthesis and applications: Temporal trends in species richness are insufficient to capture key changes in biodiversity in changing environments. In fact, reductions in environmental quality can lead to transient increases in species richness if immigration or extinction has different temporal dynamics. Thus, biodiversity monitoring programmes need to go beyond analyses of trends in richness in favour of more meaningful assessments of biodiversity change.","container-title":"Journal of Applied Ecology","DOI":"10.1111/1365-2664.12959","ISSN":"1365-2664","issue":"1","language":"en","page":"169-184","source":"Wiley Online Library","title":"Biodiversity change is uncoupled from species richness trends: Consequences for conservation and monitoring","title-short":"Biodiversity change is uncoupled from species richness trends","volume":"55","author":[{"family":"Hillebrand","given":"Helmut"},{"family":"Blasius","given":"Bernd"},{"family":"Borer","given":"Elizabeth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W."},{"family":"Waal","given":"Dedmer B. Van","dropping-particle":"de"},{"family":"Ryabov","given":"Alexey B."}],"issued":{"date-parts":[["2018",1,1]]}}}],"schema":"https://github.com/citation-style-language/schema/raw/master/csl-citation.json"} </w:instrText>
        </w:r>
      </w:ins>
      <w:ins w:id="243" w:author="Ines Martins" w:date="2019-12-18T15:34:00Z">
        <w:r w:rsidRPr="00155995">
          <w:rPr>
            <w:rFonts w:cstheme="minorHAnsi"/>
            <w:color w:val="000000" w:themeColor="text1"/>
          </w:rPr>
          <w:fldChar w:fldCharType="separate"/>
        </w:r>
        <w:r>
          <w:rPr>
            <w:rFonts w:ascii="Calibri"/>
            <w:color w:val="000000" w:themeColor="text1"/>
          </w:rPr>
          <w:t>(Hillebrand et al., 2018)</w:t>
        </w:r>
        <w:r w:rsidRPr="00155995">
          <w:rPr>
            <w:rFonts w:cstheme="minorHAnsi"/>
            <w:color w:val="000000" w:themeColor="text1"/>
          </w:rPr>
          <w:fldChar w:fldCharType="end"/>
        </w:r>
        <w:r w:rsidRPr="00155995">
          <w:rPr>
            <w:rFonts w:cstheme="minorHAnsi"/>
            <w:color w:val="000000" w:themeColor="text1"/>
          </w:rPr>
          <w:t>.</w:t>
        </w:r>
        <w:r>
          <w:rPr>
            <w:rFonts w:cstheme="minorHAnsi"/>
            <w:color w:val="000000" w:themeColor="text1"/>
          </w:rPr>
          <w:t xml:space="preserve"> </w:t>
        </w:r>
        <w:r w:rsidRPr="000B2FD3">
          <w:rPr>
            <w:rFonts w:cstheme="minorHAnsi"/>
            <w:bCs/>
            <w:color w:val="000000" w:themeColor="text1"/>
          </w:rPr>
          <w:t xml:space="preserve"> </w:t>
        </w:r>
      </w:ins>
    </w:p>
    <w:p w14:paraId="1FEFE633" w14:textId="77777777" w:rsidR="003E4081" w:rsidRDefault="003E4081" w:rsidP="00272FDE">
      <w:pPr>
        <w:spacing w:line="360" w:lineRule="auto"/>
        <w:jc w:val="both"/>
        <w:rPr>
          <w:ins w:id="244" w:author="Ines Martins" w:date="2019-12-18T15:34:00Z"/>
          <w:rFonts w:cstheme="minorHAnsi"/>
          <w:bCs/>
          <w:color w:val="000000" w:themeColor="text1"/>
        </w:rPr>
      </w:pPr>
    </w:p>
    <w:p w14:paraId="76DD1190" w14:textId="26838E1E" w:rsidR="00272FDE" w:rsidRDefault="00F66353" w:rsidP="00272FDE">
      <w:pPr>
        <w:spacing w:line="360" w:lineRule="auto"/>
        <w:jc w:val="both"/>
        <w:rPr>
          <w:rFonts w:cstheme="minorHAnsi"/>
          <w:bCs/>
          <w:color w:val="000000" w:themeColor="text1"/>
        </w:rPr>
      </w:pPr>
      <w:r>
        <w:rPr>
          <w:rStyle w:val="CommentReference"/>
        </w:rPr>
        <w:commentReference w:id="231"/>
      </w:r>
    </w:p>
    <w:p w14:paraId="501985FF" w14:textId="080FD8AE" w:rsidR="006B703D" w:rsidRPr="007B081B" w:rsidRDefault="009A6BD6" w:rsidP="009A6BD6">
      <w:pPr>
        <w:spacing w:line="360" w:lineRule="auto"/>
        <w:jc w:val="both"/>
        <w:rPr>
          <w:rFonts w:cstheme="minorHAnsi"/>
          <w:bCs/>
          <w:color w:val="000000" w:themeColor="text1"/>
          <w:rPrChange w:id="245" w:author="Ines Martins" w:date="2019-12-18T15:42:00Z">
            <w:rPr>
              <w:rFonts w:cstheme="minorHAnsi"/>
              <w:bCs/>
              <w:color w:val="000000" w:themeColor="text1"/>
              <w:lang w:val="en-GB"/>
            </w:rPr>
          </w:rPrChange>
        </w:rPr>
      </w:pPr>
      <w:r w:rsidRPr="00543597">
        <w:rPr>
          <w:rFonts w:cstheme="minorHAnsi"/>
          <w:bCs/>
          <w:color w:val="000000" w:themeColor="text1"/>
          <w:lang w:val="en-GB"/>
        </w:rPr>
        <w:t>The large variations in the magnitude and location</w:t>
      </w:r>
      <w:ins w:id="246" w:author="Kim HyeJin" w:date="2019-10-07T15:02:00Z">
        <w:r w:rsidR="00E92C5A">
          <w:rPr>
            <w:rFonts w:cstheme="minorHAnsi"/>
            <w:bCs/>
            <w:color w:val="000000" w:themeColor="text1"/>
            <w:lang w:val="en-GB"/>
          </w:rPr>
          <w:t>s</w:t>
        </w:r>
      </w:ins>
      <w:r w:rsidRPr="00543597">
        <w:rPr>
          <w:rFonts w:cstheme="minorHAnsi"/>
          <w:bCs/>
          <w:color w:val="000000" w:themeColor="text1"/>
          <w:lang w:val="en-GB"/>
        </w:rPr>
        <w:t xml:space="preserve"> of projected land use change</w:t>
      </w:r>
      <w:del w:id="247" w:author="Kim HyeJin" w:date="2019-10-07T15:01:00Z">
        <w:r w:rsidRPr="00543597" w:rsidDel="00E92C5A">
          <w:rPr>
            <w:rFonts w:cstheme="minorHAnsi"/>
            <w:bCs/>
            <w:color w:val="000000" w:themeColor="text1"/>
            <w:lang w:val="en-GB"/>
          </w:rPr>
          <w:delText>s</w:delText>
        </w:r>
      </w:del>
      <w:r w:rsidRPr="00543597">
        <w:rPr>
          <w:rFonts w:cstheme="minorHAnsi"/>
          <w:bCs/>
          <w:color w:val="000000" w:themeColor="text1"/>
          <w:lang w:val="en-GB"/>
        </w:rPr>
        <w:t xml:space="preserve"> and </w:t>
      </w:r>
      <w:r w:rsidRPr="009A6BD6">
        <w:rPr>
          <w:rFonts w:cstheme="minorHAnsi"/>
          <w:bCs/>
          <w:color w:val="000000" w:themeColor="text1"/>
          <w:lang w:val="en-GB"/>
        </w:rPr>
        <w:t>the consequent</w:t>
      </w:r>
      <w:r w:rsidRPr="00543597">
        <w:rPr>
          <w:rFonts w:cstheme="minorHAnsi"/>
          <w:bCs/>
          <w:color w:val="000000" w:themeColor="text1"/>
          <w:lang w:val="en-GB"/>
        </w:rPr>
        <w:t xml:space="preserve"> </w:t>
      </w:r>
      <w:ins w:id="248" w:author="Kim HyeJin" w:date="2019-10-07T15:01:00Z">
        <w:r w:rsidR="00E92C5A">
          <w:rPr>
            <w:rFonts w:cstheme="minorHAnsi"/>
            <w:bCs/>
            <w:color w:val="000000" w:themeColor="text1"/>
            <w:lang w:val="en-GB"/>
          </w:rPr>
          <w:t xml:space="preserve">impact on </w:t>
        </w:r>
      </w:ins>
      <w:r w:rsidRPr="00543597">
        <w:rPr>
          <w:rFonts w:cstheme="minorHAnsi"/>
          <w:bCs/>
          <w:color w:val="000000" w:themeColor="text1"/>
          <w:lang w:val="en-GB"/>
        </w:rPr>
        <w:t xml:space="preserve">biodiversity </w:t>
      </w:r>
      <w:del w:id="249" w:author="Kim HyeJin" w:date="2019-10-07T15:01:00Z">
        <w:r w:rsidRPr="00543597" w:rsidDel="00E92C5A">
          <w:rPr>
            <w:rFonts w:cstheme="minorHAnsi"/>
            <w:bCs/>
            <w:color w:val="000000" w:themeColor="text1"/>
            <w:lang w:val="en-GB"/>
          </w:rPr>
          <w:delText xml:space="preserve">outcomes </w:delText>
        </w:r>
      </w:del>
      <w:r w:rsidRPr="00543597">
        <w:rPr>
          <w:rFonts w:cstheme="minorHAnsi"/>
          <w:bCs/>
          <w:color w:val="000000" w:themeColor="text1"/>
          <w:lang w:val="en-GB"/>
        </w:rPr>
        <w:t xml:space="preserve">across </w:t>
      </w:r>
      <w:del w:id="250" w:author="Kim HyeJin" w:date="2019-10-07T15:01:00Z">
        <w:r w:rsidRPr="00543597" w:rsidDel="00E92C5A">
          <w:rPr>
            <w:rFonts w:cstheme="minorHAnsi"/>
            <w:bCs/>
            <w:color w:val="000000" w:themeColor="text1"/>
            <w:lang w:val="en-GB"/>
          </w:rPr>
          <w:delText xml:space="preserve">different </w:delText>
        </w:r>
      </w:del>
      <w:r w:rsidRPr="00543597">
        <w:rPr>
          <w:rFonts w:cstheme="minorHAnsi"/>
          <w:bCs/>
          <w:color w:val="000000" w:themeColor="text1"/>
          <w:lang w:val="en-GB"/>
        </w:rPr>
        <w:t xml:space="preserve">SSP scenarios and </w:t>
      </w:r>
      <w:del w:id="251" w:author="Kim HyeJin" w:date="2019-10-07T15:01:00Z">
        <w:r w:rsidRPr="00543597" w:rsidDel="00E92C5A">
          <w:rPr>
            <w:rFonts w:cstheme="minorHAnsi"/>
            <w:bCs/>
            <w:color w:val="000000" w:themeColor="text1"/>
            <w:lang w:val="en-GB"/>
          </w:rPr>
          <w:delText xml:space="preserve">across </w:delText>
        </w:r>
      </w:del>
      <w:r>
        <w:rPr>
          <w:rFonts w:cstheme="minorHAnsi"/>
          <w:bCs/>
          <w:color w:val="000000" w:themeColor="text1"/>
          <w:lang w:val="en-GB"/>
        </w:rPr>
        <w:t>bird functional groups are result</w:t>
      </w:r>
      <w:ins w:id="252" w:author="Kim HyeJin" w:date="2019-10-07T15:02:00Z">
        <w:r w:rsidR="00E92C5A">
          <w:rPr>
            <w:rFonts w:cstheme="minorHAnsi"/>
            <w:bCs/>
            <w:color w:val="000000" w:themeColor="text1"/>
            <w:lang w:val="en-GB"/>
          </w:rPr>
          <w:t>s</w:t>
        </w:r>
      </w:ins>
      <w:r>
        <w:rPr>
          <w:rFonts w:cstheme="minorHAnsi"/>
          <w:bCs/>
          <w:color w:val="000000" w:themeColor="text1"/>
          <w:lang w:val="en-GB"/>
        </w:rPr>
        <w:t xml:space="preserve"> of the complex interplay </w:t>
      </w:r>
      <w:r w:rsidR="006B703D">
        <w:rPr>
          <w:rFonts w:cstheme="minorHAnsi"/>
          <w:bCs/>
          <w:color w:val="000000" w:themeColor="text1"/>
          <w:lang w:val="en-GB"/>
        </w:rPr>
        <w:t xml:space="preserve">of different socio-economic </w:t>
      </w:r>
      <w:ins w:id="253" w:author="Kim HyeJin" w:date="2019-10-07T15:02:00Z">
        <w:r w:rsidR="00E92C5A">
          <w:rPr>
            <w:rFonts w:cstheme="minorHAnsi"/>
            <w:bCs/>
            <w:color w:val="000000" w:themeColor="text1"/>
            <w:lang w:val="en-GB"/>
          </w:rPr>
          <w:t xml:space="preserve">development </w:t>
        </w:r>
      </w:ins>
      <w:r w:rsidR="006B703D">
        <w:rPr>
          <w:rFonts w:cstheme="minorHAnsi"/>
          <w:bCs/>
          <w:color w:val="000000" w:themeColor="text1"/>
          <w:lang w:val="en-GB"/>
        </w:rPr>
        <w:t>conditions under each SSP</w:t>
      </w:r>
      <w:r w:rsidR="00451513">
        <w:rPr>
          <w:rFonts w:cstheme="minorHAnsi"/>
          <w:bCs/>
          <w:color w:val="000000" w:themeColor="text1"/>
          <w:lang w:val="en-GB"/>
        </w:rPr>
        <w:t xml:space="preserve"> </w:t>
      </w:r>
      <w:r w:rsidR="00451513">
        <w:rPr>
          <w:rFonts w:cstheme="minorHAnsi"/>
          <w:bCs/>
          <w:color w:val="000000" w:themeColor="text1"/>
          <w:lang w:val="en-GB"/>
        </w:rPr>
        <w:fldChar w:fldCharType="begin"/>
      </w:r>
      <w:ins w:id="254" w:author="Ines Martins" w:date="2020-08-28T11:50:00Z">
        <w:r w:rsidR="00DD5D72">
          <w:rPr>
            <w:rFonts w:cstheme="minorHAnsi"/>
            <w:bCs/>
            <w:color w:val="000000" w:themeColor="text1"/>
            <w:lang w:val="en-GB"/>
          </w:rPr>
          <w:instrText xml:space="preserve"> ADDIN ZOTERO_ITEM CSL_CITATION {"citationID":"jlTAcyNX","properties":{"formattedCitation":"(Popp et al., 2017)","plainCitation":"(Popp et al., 2017)","noteIndex":0},"citationItems":[{"id":2679,"uris":["http://zotero.org/users/520161/items/E8ME575H"],"uri":["http://zotero.org/users/520161/items/E8ME575H"],"itemData":{"id":2679,"type":"article-journal","abstract":"In the future, the land system will be facing new intersecting challenges. While food demand, especially for resource-intensive livestock based commodities, is expected to increase, the terrestrial system has large potentials for climate change mitigation through improved agricultural management, providing biomass for bioenergy, and conserving or even enhancing carbon stocks of ecosystems. However, uncertainties in future socio-economic land use drivers may result in very different land-use dynamics and consequences for land-based ecosystem services. This is the first study with a systematic interpretation of the Shared Socio-Economic Pathways (SSPs) in terms of possible land-use changes and their consequences for the agricultural system, food provision and prices as well as greenhouse gas emissions. Therefore, five alternative Integrated Assessment Models with distinctive land-use modules have been used for the translation of the SSP narratives into quantitative projections. The model results reflect the general storylines of the SSPs and indicate a broad range of potential land-use futures with global agricultural land of 4900 mio ha in 2005 decreasing by 743 mio ha until 2100 at the lower (SSP1) and increasing by 1080 mio ha (SSP3) at the upper end. Greenhouse gas emissions from land use and land use change, as a direct outcome of these diverse land-use dynamics, and agricultural production systems differ strongly across SSPs (e.g. cumulative land use change emissions between 2005 and 2100 range from −54 to 402 Gt CO2). The inclusion of land-based mitigation efforts, particularly those in the most ambitious mitigation scenarios, further broadens the range of potential land futures and can strongly affect greenhouse gas dynamics and food prices. In general, it can be concluded that low demand for agricultural commodities, rapid growth in agricultural productivity and globalized trade, all most pronounced in a SSP1 world, have the potential to enhance the extent of natural ecosystems, lead to lowest greenhouse gas emissions from the land system and decrease food prices over time. The SSP-based land use pathways presented in this paper aim at supporting future climate research and provide the basis for further regional integrated assessments, biodiversity research and climate impact analysis.","container-title":"Global Environmental Change","DOI":"10.1016/j.gloenvcha.2016.10.002","ISSN":"0959-3780","journalAbbreviation":"Global Environmental Change","page":"331-345","source":"ScienceDirect","title":"Land-use futures in the shared socio-economic pathways","volume":"42","author":[{"family":"Popp","given":"Alexander"},{"family":"Calvin","given":"Katherine"},{"family":"Fujimori","given":"Shinichiro"},{"family":"Havlik","given":"Petr"},{"family":"Humpenöder","given":"Florian"},{"family":"Stehfest","given":"Elke"},{"family":"Bodirsky","given":"Benjamin Leon"},{"family":"Dietrich","given":"Jan Philipp"},{"family":"Doelmann","given":"Jonathan C."},{"family":"Gusti","given":"Mykola"},{"family":"Hasegawa","given":"Tomoko"},{"family":"Kyle","given":"Page"},{"family":"Obersteiner","given":"Michael"},{"family":"Tabeau","given":"Andrzej"},{"family":"Takahashi","given":"Kiyoshi"},{"family":"Valin","given":"Hugo"},{"family":"Waldhoff","given":"Stephanie"},{"family":"Weindl","given":"Isabelle"},{"family":"Wise","given":"Marshall"},{"family":"Kriegler","given":"Elmar"},{"family":"Lotze-Campen","given":"Hermann"},{"family":"Fricko","given":"Oliver"},{"family":"Riahi","given":"Keywan"},{"family":"Vuuren","given":"Detlef P.","dropping-particle":"van"}],"issued":{"date-parts":[["2017",1,1]]}}}],"schema":"https://github.com/citation-style-language/schema/raw/master/csl-citation.json"} </w:instrText>
        </w:r>
      </w:ins>
      <w:del w:id="255" w:author="Ines Martins" w:date="2020-08-28T11:50:00Z">
        <w:r w:rsidR="00451513" w:rsidDel="00DD5D72">
          <w:rPr>
            <w:rFonts w:cstheme="minorHAnsi"/>
            <w:bCs/>
            <w:color w:val="000000" w:themeColor="text1"/>
            <w:lang w:val="en-GB"/>
          </w:rPr>
          <w:delInstrText xml:space="preserve"> ADDIN ZOTERO_ITEM CSL_CITATION {"citationID":"jlTAcyNX","properties":{"formattedCitation":"(Popp et al., 2017)","plainCitation":"(Popp et al., 2017)","noteIndex":0},"citationItems":[{"id":2679,"uris":["http://zotero.org/users/520161/items/E8ME575H"],"uri":["http://zotero.org/users/520161/items/E8ME575H"],"itemData":{"id":2679,"type":"article-journal","title":"Land-use futures in the shared socio-economic pathways","container-title":"Global Environmental Change","page":"331-345","volume":"42","source":"ScienceDirect","abstract":"In the future, the land system will be facing new intersecting challenges. While food demand, especially for resource-intensive livestock based commodities, is expected to increase, the terrestrial system has large potentials for climate change mitigation through improved agricultural management, providing biomass for bioenergy, and conserving or even enhancing carbon stocks of ecosystems. However, uncertainties in future socio-economic land use drivers may result in very different land-use dynamics and consequences for land-based ecosystem services. This is the first study with a systematic interpretation of the Shared Socio-Economic Pathways (SSPs) in terms of possible land-use changes and their consequences for the agricultural system, food provision and prices as well as greenhouse gas emissions. Therefore, five alternative Integrated Assessment Models with distinctive land-use modules have been used for the translation of the SSP narratives into quantitative projections. The model results reflect the general storylines of the SSPs and indicate a broad range of potential land-use futures with global agricultural land of 4900 mio ha in 2005 decreasing by 743 mio ha until 2100 at the lower (SSP1) and increasing by 1080 mio ha (SSP3) at the upper end. Greenhouse gas emissions from land use and land use change, as a direct outcome of these diverse land-use dynamics, and agricultural production systems differ strongly across SSPs (e.g. cumulative land use change emissions between 2005 and 2100 range from −54 to 402 Gt CO2). The inclusion of land-based mitigation efforts, particularly those in the most ambitious mitigation scenarios, further broadens the range of potential land futures and can strongly affect greenhouse gas dynamics and food prices. In general, it can be concluded that low demand for agricultural commodities, rapid growth in agricultural productivity and globalized trade, all most pronounced in a SSP1 world, have the potential to enhance the extent of natural ecosystems, lead to lowest greenhouse gas emissions from the land system and decrease food prices over time. The SSP-based land use pathways presented in this paper aim at supporting future climate research and provide the basis for further regional integrated assessments, biodiversity research and climate impact analysis.","URL":"http://www.sciencedirect.com/science/article/pii/S0959378016303399","DOI":"10.1016/j.gloenvcha.2016.10.002","ISSN":"0959-3780","journalAbbreviation":"Global Environmental Change","author":[{"family":"Popp","given":"Alexander"},{"family":"Calvin","given":"Katherine"},{"family":"Fujimori","given":"Shinichiro"},{"family":"Havlik","given":"Petr"},{"family":"Humpenöder","given":"Florian"},{"family":"Stehfest","given":"Elke"},{"family":"Bodirsky","given":"Benjamin Leon"},{"family":"Dietrich","given":"Jan Philipp"},{"family":"Doelmann","given":"Jonathan C."},{"family":"Gusti","given":"Mykola"},{"family":"Hasegawa","given":"Tomoko"},{"family":"Kyle","given":"Page"},{"family":"Obersteiner","given":"Michael"},{"family":"Tabeau","given":"Andrzej"},{"family":"Takahashi","given":"Kiyoshi"},{"family":"Valin","given":"Hugo"},{"family":"Waldhoff","given":"Stephanie"},{"family":"Weindl","given":"Isabelle"},{"family":"Wise","given":"Marshall"},{"family":"Kriegler","given":"Elmar"},{"family":"Lotze-Campen","given":"Hermann"},{"family":"Fricko","given":"Oliver"},{"family":"Riahi","given":"Keywan"},{"family":"Vuuren","given":"Detlef P.","dropping-particle":"van"}],"issued":{"date-parts":[["2017",1,1]]},"accessed":{"date-parts":[["2018",5,5]]}}}],"schema":"https://github.com/citation-style-language/schema/raw/master/csl-citation.json"} </w:delInstrText>
        </w:r>
      </w:del>
      <w:r w:rsidR="00451513">
        <w:rPr>
          <w:rFonts w:cstheme="minorHAnsi"/>
          <w:bCs/>
          <w:color w:val="000000" w:themeColor="text1"/>
          <w:lang w:val="en-GB"/>
        </w:rPr>
        <w:fldChar w:fldCharType="separate"/>
      </w:r>
      <w:r w:rsidR="00451513">
        <w:rPr>
          <w:rFonts w:cstheme="minorHAnsi"/>
          <w:bCs/>
          <w:noProof/>
          <w:color w:val="000000" w:themeColor="text1"/>
          <w:lang w:val="en-GB"/>
        </w:rPr>
        <w:t>(Popp et al., 2017)</w:t>
      </w:r>
      <w:r w:rsidR="00451513">
        <w:rPr>
          <w:rFonts w:cstheme="minorHAnsi"/>
          <w:bCs/>
          <w:color w:val="000000" w:themeColor="text1"/>
          <w:lang w:val="en-GB"/>
        </w:rPr>
        <w:fldChar w:fldCharType="end"/>
      </w:r>
      <w:ins w:id="256" w:author="Kim HyeJin" w:date="2019-10-07T15:04:00Z">
        <w:r w:rsidR="00EF221A">
          <w:rPr>
            <w:rFonts w:cstheme="minorHAnsi"/>
            <w:bCs/>
            <w:color w:val="000000" w:themeColor="text1"/>
            <w:lang w:val="en-GB"/>
          </w:rPr>
          <w:t xml:space="preserve"> and</w:t>
        </w:r>
      </w:ins>
      <w:del w:id="257" w:author="Kim HyeJin" w:date="2019-10-07T15:04:00Z">
        <w:r w:rsidR="006B703D" w:rsidDel="00EF221A">
          <w:rPr>
            <w:rFonts w:cstheme="minorHAnsi"/>
            <w:bCs/>
            <w:color w:val="000000" w:themeColor="text1"/>
            <w:lang w:val="en-GB"/>
          </w:rPr>
          <w:delText>,</w:delText>
        </w:r>
      </w:del>
      <w:r w:rsidR="006B703D">
        <w:rPr>
          <w:rFonts w:cstheme="minorHAnsi"/>
          <w:bCs/>
          <w:color w:val="000000" w:themeColor="text1"/>
          <w:lang w:val="en-GB"/>
        </w:rPr>
        <w:t xml:space="preserve"> </w:t>
      </w:r>
      <w:del w:id="258" w:author="Kim HyeJin" w:date="2019-10-07T15:03:00Z">
        <w:r w:rsidR="006B703D" w:rsidDel="00EF221A">
          <w:rPr>
            <w:rFonts w:cstheme="minorHAnsi"/>
            <w:bCs/>
            <w:color w:val="000000" w:themeColor="text1"/>
            <w:lang w:val="en-GB"/>
          </w:rPr>
          <w:delText xml:space="preserve">their </w:delText>
        </w:r>
      </w:del>
      <w:r w:rsidR="006B703D">
        <w:rPr>
          <w:rFonts w:cstheme="minorHAnsi"/>
          <w:bCs/>
          <w:color w:val="000000" w:themeColor="text1"/>
          <w:lang w:val="en-GB"/>
        </w:rPr>
        <w:t xml:space="preserve">challenges to </w:t>
      </w:r>
      <w:r w:rsidR="00451513">
        <w:rPr>
          <w:rFonts w:cstheme="minorHAnsi"/>
          <w:bCs/>
          <w:color w:val="000000" w:themeColor="text1"/>
          <w:lang w:val="en-GB"/>
        </w:rPr>
        <w:t xml:space="preserve">adaptation and </w:t>
      </w:r>
      <w:r w:rsidR="006B703D">
        <w:rPr>
          <w:rFonts w:cstheme="minorHAnsi"/>
          <w:bCs/>
          <w:color w:val="000000" w:themeColor="text1"/>
          <w:lang w:val="en-GB"/>
        </w:rPr>
        <w:t xml:space="preserve">mitigation </w:t>
      </w:r>
      <w:ins w:id="259" w:author="Kim HyeJin" w:date="2019-10-07T15:04:00Z">
        <w:r w:rsidR="00EF221A">
          <w:rPr>
            <w:rFonts w:cstheme="minorHAnsi"/>
            <w:bCs/>
            <w:color w:val="000000" w:themeColor="text1"/>
            <w:lang w:val="en-GB"/>
          </w:rPr>
          <w:t xml:space="preserve">of climate change </w:t>
        </w:r>
      </w:ins>
      <w:del w:id="260" w:author="Kim HyeJin" w:date="2019-10-07T15:04:00Z">
        <w:r w:rsidR="00451513" w:rsidDel="00EF221A">
          <w:rPr>
            <w:rFonts w:cstheme="minorHAnsi"/>
            <w:bCs/>
            <w:color w:val="000000" w:themeColor="text1"/>
            <w:lang w:val="en-GB"/>
          </w:rPr>
          <w:delText xml:space="preserve">and </w:delText>
        </w:r>
      </w:del>
      <w:ins w:id="261" w:author="Kim HyeJin" w:date="2019-10-07T15:04:00Z">
        <w:r w:rsidR="00EF221A">
          <w:rPr>
            <w:rFonts w:cstheme="minorHAnsi"/>
            <w:bCs/>
            <w:color w:val="000000" w:themeColor="text1"/>
            <w:lang w:val="en-GB"/>
          </w:rPr>
          <w:t xml:space="preserve">under which </w:t>
        </w:r>
      </w:ins>
      <w:del w:id="262" w:author="Kim HyeJin" w:date="2019-10-07T15:04:00Z">
        <w:r w:rsidR="00451513" w:rsidDel="00EF221A">
          <w:rPr>
            <w:rFonts w:cstheme="minorHAnsi"/>
            <w:bCs/>
            <w:color w:val="000000" w:themeColor="text1"/>
            <w:lang w:val="en-GB"/>
          </w:rPr>
          <w:delText xml:space="preserve">the </w:delText>
        </w:r>
      </w:del>
      <w:r w:rsidR="00451513">
        <w:rPr>
          <w:rFonts w:cstheme="minorHAnsi"/>
          <w:bCs/>
          <w:color w:val="000000" w:themeColor="text1"/>
          <w:lang w:val="en-GB"/>
        </w:rPr>
        <w:t xml:space="preserve">biodiversity </w:t>
      </w:r>
      <w:del w:id="263" w:author="Kim HyeJin" w:date="2019-10-07T15:04:00Z">
        <w:r w:rsidR="00451513" w:rsidDel="00EF221A">
          <w:rPr>
            <w:rFonts w:cstheme="minorHAnsi"/>
            <w:bCs/>
            <w:color w:val="000000" w:themeColor="text1"/>
            <w:lang w:val="en-GB"/>
          </w:rPr>
          <w:delText xml:space="preserve">theatre on which all this </w:delText>
        </w:r>
      </w:del>
      <w:r w:rsidR="00451513">
        <w:rPr>
          <w:rFonts w:cstheme="minorHAnsi"/>
          <w:bCs/>
          <w:color w:val="000000" w:themeColor="text1"/>
          <w:lang w:val="en-GB"/>
        </w:rPr>
        <w:t xml:space="preserve">plays out. </w:t>
      </w:r>
    </w:p>
    <w:p w14:paraId="6D3E5DD0" w14:textId="3D340372" w:rsidR="00323699" w:rsidRDefault="00B5209C" w:rsidP="00323699">
      <w:pPr>
        <w:spacing w:line="360" w:lineRule="auto"/>
        <w:jc w:val="both"/>
      </w:pPr>
      <w:r w:rsidRPr="00A84FB4">
        <w:rPr>
          <w:rFonts w:cstheme="minorHAnsi"/>
          <w:bCs/>
          <w:color w:val="000000" w:themeColor="text1"/>
        </w:rPr>
        <w:t>Regional trends in bird species change</w:t>
      </w:r>
      <w:r>
        <w:rPr>
          <w:rFonts w:cstheme="minorHAnsi"/>
          <w:bCs/>
          <w:color w:val="000000" w:themeColor="text1"/>
        </w:rPr>
        <w:t xml:space="preserve"> </w:t>
      </w:r>
      <w:r w:rsidRPr="00A84FB4">
        <w:rPr>
          <w:rFonts w:cstheme="minorHAnsi"/>
          <w:bCs/>
          <w:color w:val="000000" w:themeColor="text1"/>
        </w:rPr>
        <w:t xml:space="preserve">tend to follow the global trend overall, but there are regions where land-use projections </w:t>
      </w:r>
      <w:del w:id="264" w:author="Kim HyeJin" w:date="2019-10-07T15:06:00Z">
        <w:r w:rsidRPr="00A84FB4" w:rsidDel="00A01323">
          <w:rPr>
            <w:rFonts w:cstheme="minorHAnsi"/>
            <w:bCs/>
            <w:color w:val="000000" w:themeColor="text1"/>
          </w:rPr>
          <w:delText xml:space="preserve">are more </w:delText>
        </w:r>
        <w:r w:rsidR="00F266F0" w:rsidDel="00A01323">
          <w:rPr>
            <w:rFonts w:cstheme="minorHAnsi"/>
            <w:bCs/>
            <w:color w:val="000000" w:themeColor="text1"/>
          </w:rPr>
          <w:delText>pessimistic</w:delText>
        </w:r>
      </w:del>
      <w:del w:id="265" w:author="Kim HyeJin" w:date="2019-10-07T15:05:00Z">
        <w:r w:rsidR="00F266F0" w:rsidDel="00A01323">
          <w:rPr>
            <w:rFonts w:cstheme="minorHAnsi"/>
            <w:bCs/>
            <w:color w:val="000000" w:themeColor="text1"/>
          </w:rPr>
          <w:delText xml:space="preserve"> </w:delText>
        </w:r>
        <w:r w:rsidRPr="00A84FB4" w:rsidDel="00A01323">
          <w:rPr>
            <w:rFonts w:cstheme="minorHAnsi"/>
            <w:bCs/>
            <w:color w:val="000000" w:themeColor="text1"/>
          </w:rPr>
          <w:delText>than elsewhere</w:delText>
        </w:r>
      </w:del>
      <w:del w:id="266" w:author="Kim HyeJin" w:date="2019-10-07T15:06:00Z">
        <w:r w:rsidR="00F266F0" w:rsidDel="00A01323">
          <w:rPr>
            <w:rFonts w:cstheme="minorHAnsi"/>
            <w:bCs/>
            <w:color w:val="000000" w:themeColor="text1"/>
          </w:rPr>
          <w:delText>, leading to an increase</w:delText>
        </w:r>
      </w:del>
      <w:ins w:id="267" w:author="Kim HyeJin" w:date="2019-10-07T15:06:00Z">
        <w:r w:rsidR="00A01323">
          <w:rPr>
            <w:rFonts w:cstheme="minorHAnsi"/>
            <w:bCs/>
            <w:color w:val="000000" w:themeColor="text1"/>
          </w:rPr>
          <w:t>have more pronounced impact on</w:t>
        </w:r>
      </w:ins>
      <w:r w:rsidR="00F266F0">
        <w:rPr>
          <w:rFonts w:cstheme="minorHAnsi"/>
          <w:bCs/>
          <w:color w:val="000000" w:themeColor="text1"/>
        </w:rPr>
        <w:t xml:space="preserve"> </w:t>
      </w:r>
      <w:del w:id="268" w:author="Kim HyeJin" w:date="2019-10-07T15:06:00Z">
        <w:r w:rsidR="00F266F0" w:rsidDel="00A01323">
          <w:rPr>
            <w:rFonts w:cstheme="minorHAnsi"/>
            <w:bCs/>
            <w:color w:val="000000" w:themeColor="text1"/>
          </w:rPr>
          <w:delText xml:space="preserve">in </w:delText>
        </w:r>
      </w:del>
      <w:r w:rsidR="00F266F0">
        <w:rPr>
          <w:rFonts w:cstheme="minorHAnsi"/>
          <w:bCs/>
          <w:color w:val="000000" w:themeColor="text1"/>
        </w:rPr>
        <w:t>biodiversity</w:t>
      </w:r>
      <w:del w:id="269" w:author="Kim HyeJin" w:date="2019-10-07T15:06:00Z">
        <w:r w:rsidR="00F266F0" w:rsidDel="00A01323">
          <w:rPr>
            <w:rFonts w:cstheme="minorHAnsi"/>
            <w:bCs/>
            <w:color w:val="000000" w:themeColor="text1"/>
          </w:rPr>
          <w:delText xml:space="preserve"> impacts</w:delText>
        </w:r>
      </w:del>
      <w:r>
        <w:rPr>
          <w:rFonts w:cstheme="minorHAnsi"/>
          <w:bCs/>
          <w:color w:val="000000" w:themeColor="text1"/>
        </w:rPr>
        <w:t>.</w:t>
      </w:r>
      <w:r w:rsidR="00F266F0" w:rsidRPr="00F266F0">
        <w:t xml:space="preserve"> </w:t>
      </w:r>
      <w:r w:rsidR="00F266F0">
        <w:t>F</w:t>
      </w:r>
      <w:r w:rsidR="00F266F0">
        <w:rPr>
          <w:rFonts w:eastAsiaTheme="minorEastAsia" w:cs="Times New Roman"/>
          <w:iCs/>
        </w:rPr>
        <w:t xml:space="preserve">uture </w:t>
      </w:r>
      <w:del w:id="270" w:author="Kim HyeJin" w:date="2019-10-07T15:06:00Z">
        <w:r w:rsidR="00F266F0" w:rsidRPr="00FE1F98" w:rsidDel="00A01323">
          <w:delText xml:space="preserve">changes </w:delText>
        </w:r>
      </w:del>
      <w:ins w:id="271" w:author="Kim HyeJin" w:date="2019-10-07T15:06:00Z">
        <w:r w:rsidR="00A01323">
          <w:t>loss</w:t>
        </w:r>
        <w:r w:rsidR="00A01323" w:rsidRPr="00FE1F98">
          <w:t xml:space="preserve"> </w:t>
        </w:r>
      </w:ins>
      <w:r w:rsidR="00F266F0" w:rsidRPr="00FE1F98">
        <w:t xml:space="preserve">in species richness </w:t>
      </w:r>
      <w:r w:rsidR="00F266F0">
        <w:t xml:space="preserve">are </w:t>
      </w:r>
      <w:r w:rsidR="00F266F0" w:rsidRPr="00FE1F98">
        <w:t xml:space="preserve">particularly large in </w:t>
      </w:r>
      <w:ins w:id="272" w:author="Kim HyeJin" w:date="2019-10-07T15:07:00Z">
        <w:r w:rsidR="00A01323">
          <w:t xml:space="preserve">the </w:t>
        </w:r>
      </w:ins>
      <w:del w:id="273" w:author="Kim HyeJin" w:date="2019-10-07T15:07:00Z">
        <w:r w:rsidR="00F266F0" w:rsidRPr="00FE1F98" w:rsidDel="00A01323">
          <w:delText xml:space="preserve">the high-diversity </w:delText>
        </w:r>
      </w:del>
      <w:r w:rsidR="00F266F0" w:rsidRPr="00FE1F98">
        <w:t>tropics</w:t>
      </w:r>
      <w:ins w:id="274" w:author="Kim HyeJin" w:date="2019-10-07T15:07:00Z">
        <w:r w:rsidR="00A01323">
          <w:t xml:space="preserve"> with</w:t>
        </w:r>
        <w:r w:rsidR="00A01323" w:rsidRPr="00A01323">
          <w:t xml:space="preserve"> </w:t>
        </w:r>
        <w:r w:rsidR="00A01323">
          <w:t xml:space="preserve">the high </w:t>
        </w:r>
        <w:r w:rsidR="00A01323" w:rsidRPr="00FE1F98">
          <w:t>diversity</w:t>
        </w:r>
      </w:ins>
      <w:r w:rsidR="008C61FB">
        <w:t xml:space="preserve">. </w:t>
      </w:r>
      <w:del w:id="275" w:author="Kim HyeJin" w:date="2019-10-07T15:07:00Z">
        <w:r w:rsidR="008C61FB" w:rsidDel="00A01323">
          <w:delText>In fact</w:delText>
        </w:r>
      </w:del>
      <w:ins w:id="276" w:author="Kim HyeJin" w:date="2019-10-07T15:07:00Z">
        <w:r w:rsidR="00A01323">
          <w:t>For instance</w:t>
        </w:r>
      </w:ins>
      <w:r w:rsidR="008C61FB">
        <w:t>, biodiversity loss is expected to accelerate in Central and East</w:t>
      </w:r>
      <w:ins w:id="277" w:author="Kim HyeJin" w:date="2019-10-07T15:07:00Z">
        <w:r w:rsidR="00A01323">
          <w:t>ern</w:t>
        </w:r>
      </w:ins>
      <w:r w:rsidR="008C61FB">
        <w:t xml:space="preserve"> part of Africa, </w:t>
      </w:r>
      <w:r w:rsidR="008C61FB">
        <w:rPr>
          <w:rFonts w:cs="Times New Roman"/>
        </w:rPr>
        <w:t>South</w:t>
      </w:r>
      <w:ins w:id="278" w:author="Kim HyeJin" w:date="2019-10-07T15:08:00Z">
        <w:r w:rsidR="00A01323">
          <w:rPr>
            <w:rFonts w:cs="Times New Roman"/>
          </w:rPr>
          <w:t>e</w:t>
        </w:r>
      </w:ins>
      <w:del w:id="279" w:author="Kim HyeJin" w:date="2019-10-07T15:08:00Z">
        <w:r w:rsidR="008C61FB" w:rsidDel="00A01323">
          <w:rPr>
            <w:rFonts w:cs="Times New Roman"/>
          </w:rPr>
          <w:delText>-E</w:delText>
        </w:r>
      </w:del>
      <w:r w:rsidR="008C61FB">
        <w:rPr>
          <w:rFonts w:cs="Times New Roman"/>
        </w:rPr>
        <w:t>ast Asia and parts of South</w:t>
      </w:r>
      <w:ins w:id="280" w:author="Kim HyeJin" w:date="2019-10-07T15:08:00Z">
        <w:r w:rsidR="00A01323">
          <w:rPr>
            <w:rFonts w:cs="Times New Roman"/>
          </w:rPr>
          <w:t xml:space="preserve"> </w:t>
        </w:r>
      </w:ins>
      <w:del w:id="281" w:author="Kim HyeJin" w:date="2019-10-07T15:08:00Z">
        <w:r w:rsidR="008C61FB" w:rsidDel="00A01323">
          <w:rPr>
            <w:rFonts w:cs="Times New Roman"/>
          </w:rPr>
          <w:delText>-</w:delText>
        </w:r>
      </w:del>
      <w:r w:rsidR="008C61FB">
        <w:rPr>
          <w:rFonts w:cs="Times New Roman"/>
        </w:rPr>
        <w:t xml:space="preserve">America. </w:t>
      </w:r>
      <w:r w:rsidR="008924E4">
        <w:rPr>
          <w:rFonts w:cs="Times New Roman"/>
        </w:rPr>
        <w:t>These areas</w:t>
      </w:r>
      <w:r w:rsidR="008C61FB">
        <w:rPr>
          <w:rFonts w:cs="Times New Roman"/>
        </w:rPr>
        <w:t xml:space="preserve"> are not only </w:t>
      </w:r>
      <w:del w:id="282" w:author="Kim HyeJin" w:date="2019-10-07T15:08:00Z">
        <w:r w:rsidR="008924E4" w:rsidDel="00A01323">
          <w:rPr>
            <w:rFonts w:cs="Times New Roman"/>
          </w:rPr>
          <w:delText>characterized</w:delText>
        </w:r>
        <w:r w:rsidR="008C61FB" w:rsidDel="00A01323">
          <w:rPr>
            <w:rFonts w:cs="Times New Roman"/>
          </w:rPr>
          <w:delText xml:space="preserve"> by some </w:delText>
        </w:r>
      </w:del>
      <w:r w:rsidR="008C61FB">
        <w:rPr>
          <w:rFonts w:cs="Times New Roman"/>
        </w:rPr>
        <w:t xml:space="preserve">of </w:t>
      </w:r>
      <w:del w:id="283" w:author="Kim HyeJin" w:date="2019-10-07T15:08:00Z">
        <w:r w:rsidR="008C61FB" w:rsidDel="00A01323">
          <w:rPr>
            <w:rFonts w:cs="Times New Roman"/>
          </w:rPr>
          <w:delText>the highest</w:delText>
        </w:r>
      </w:del>
      <w:ins w:id="284" w:author="Kim HyeJin" w:date="2019-10-07T15:08:00Z">
        <w:r w:rsidR="00A01323">
          <w:rPr>
            <w:rFonts w:cs="Times New Roman"/>
          </w:rPr>
          <w:t xml:space="preserve">biodiversity hotspots for </w:t>
        </w:r>
      </w:ins>
      <w:del w:id="285" w:author="Kim HyeJin" w:date="2019-10-07T15:08:00Z">
        <w:r w:rsidR="008C61FB" w:rsidDel="00A01323">
          <w:rPr>
            <w:rFonts w:cs="Times New Roman"/>
          </w:rPr>
          <w:delText xml:space="preserve"> levels of </w:delText>
        </w:r>
      </w:del>
      <w:r w:rsidR="008C61FB">
        <w:rPr>
          <w:rFonts w:cs="Times New Roman"/>
        </w:rPr>
        <w:t xml:space="preserve">forest bird </w:t>
      </w:r>
      <w:del w:id="286" w:author="Kim HyeJin" w:date="2019-10-07T15:09:00Z">
        <w:r w:rsidR="008C61FB" w:rsidDel="00A01323">
          <w:rPr>
            <w:rFonts w:cs="Times New Roman"/>
          </w:rPr>
          <w:delText xml:space="preserve">diversity </w:delText>
        </w:r>
      </w:del>
      <w:ins w:id="287" w:author="Kim HyeJin" w:date="2019-10-07T15:09:00Z">
        <w:r w:rsidR="00A01323">
          <w:rPr>
            <w:rFonts w:cs="Times New Roman"/>
          </w:rPr>
          <w:t xml:space="preserve">species </w:t>
        </w:r>
      </w:ins>
      <w:r w:rsidR="008C61FB" w:rsidRPr="00C530DB">
        <w:rPr>
          <w:rFonts w:cs="Times New Roman"/>
          <w:highlight w:val="yellow"/>
        </w:rPr>
        <w:t>[REF]</w:t>
      </w:r>
      <w:r w:rsidR="008C61FB">
        <w:rPr>
          <w:rFonts w:cs="Times New Roman"/>
        </w:rPr>
        <w:t xml:space="preserve">, but </w:t>
      </w:r>
      <w:ins w:id="288" w:author="Kim HyeJin" w:date="2019-10-07T15:09:00Z">
        <w:r w:rsidR="00A01323">
          <w:rPr>
            <w:rFonts w:cs="Times New Roman"/>
          </w:rPr>
          <w:t xml:space="preserve">also </w:t>
        </w:r>
      </w:ins>
      <w:del w:id="289" w:author="Kim HyeJin" w:date="2019-10-07T15:09:00Z">
        <w:r w:rsidR="008C61FB" w:rsidDel="00A01323">
          <w:rPr>
            <w:rFonts w:cs="Times New Roman"/>
          </w:rPr>
          <w:delText>the</w:delText>
        </w:r>
        <w:r w:rsidR="008C61FB" w:rsidDel="00A01323">
          <w:delText xml:space="preserve"> </w:delText>
        </w:r>
      </w:del>
      <w:ins w:id="290" w:author="Kim HyeJin" w:date="2019-10-07T15:09:00Z">
        <w:r w:rsidR="00A01323">
          <w:rPr>
            <w:rFonts w:cs="Times New Roman"/>
          </w:rPr>
          <w:t>with</w:t>
        </w:r>
        <w:r w:rsidR="00A01323">
          <w:t xml:space="preserve"> </w:t>
        </w:r>
      </w:ins>
      <w:r w:rsidR="008C61FB" w:rsidRPr="00C530DB">
        <w:t xml:space="preserve">continuous population growth and rapid economic development </w:t>
      </w:r>
      <w:del w:id="291" w:author="Kim HyeJin" w:date="2019-10-07T15:09:00Z">
        <w:r w:rsidR="008C61FB" w:rsidRPr="00C530DB" w:rsidDel="00A01323">
          <w:delText>of such regions</w:delText>
        </w:r>
        <w:r w:rsidR="008C61FB" w:rsidDel="00A01323">
          <w:delText xml:space="preserve"> lead to</w:delText>
        </w:r>
      </w:del>
      <w:ins w:id="292" w:author="Kim HyeJin" w:date="2019-10-07T15:09:00Z">
        <w:r w:rsidR="00A01323">
          <w:t>leading to</w:t>
        </w:r>
      </w:ins>
      <w:r w:rsidR="008C61FB">
        <w:t xml:space="preserve"> increase</w:t>
      </w:r>
      <w:ins w:id="293" w:author="Kim HyeJin" w:date="2019-10-07T15:10:00Z">
        <w:r w:rsidR="00A01323">
          <w:t>d</w:t>
        </w:r>
      </w:ins>
      <w:r w:rsidR="008C61FB">
        <w:t xml:space="preserve"> challenges for mitigation and adaptation </w:t>
      </w:r>
      <w:del w:id="294" w:author="Kim HyeJin" w:date="2019-10-07T15:10:00Z">
        <w:r w:rsidR="008C61FB" w:rsidDel="00A01323">
          <w:delText xml:space="preserve">in all SSP </w:delText>
        </w:r>
        <w:r w:rsidR="008C61FB" w:rsidDel="00A01323">
          <w:lastRenderedPageBreak/>
          <w:delText>scenarios</w:delText>
        </w:r>
      </w:del>
      <w:ins w:id="295" w:author="Kim HyeJin" w:date="2019-10-07T15:10:00Z">
        <w:r w:rsidR="00A01323">
          <w:t>to climate change</w:t>
        </w:r>
      </w:ins>
      <w:r w:rsidR="008C61FB">
        <w:t xml:space="preserve"> </w:t>
      </w:r>
      <w:r w:rsidR="008C61FB" w:rsidRPr="00C530DB">
        <w:rPr>
          <w:highlight w:val="yellow"/>
        </w:rPr>
        <w:t>[REF]</w:t>
      </w:r>
      <w:r w:rsidR="008C61FB">
        <w:t xml:space="preserve">. </w:t>
      </w:r>
      <w:r w:rsidR="008924E4">
        <w:t xml:space="preserve">In these regions, considering the </w:t>
      </w:r>
      <w:r w:rsidR="008924E4" w:rsidRPr="008924E4">
        <w:t xml:space="preserve">national and local </w:t>
      </w:r>
      <w:ins w:id="296" w:author="Kim HyeJin" w:date="2019-10-07T15:11:00Z">
        <w:r w:rsidR="00A01323">
          <w:t xml:space="preserve">natural </w:t>
        </w:r>
      </w:ins>
      <w:r w:rsidR="008924E4" w:rsidRPr="008924E4">
        <w:t xml:space="preserve">landscape </w:t>
      </w:r>
      <w:r w:rsidR="008924E4">
        <w:t xml:space="preserve">and socio-economic </w:t>
      </w:r>
      <w:ins w:id="297" w:author="Kim HyeJin" w:date="2019-10-07T15:10:00Z">
        <w:r w:rsidR="00A01323">
          <w:t xml:space="preserve">development </w:t>
        </w:r>
      </w:ins>
      <w:r w:rsidR="008924E4" w:rsidRPr="008924E4">
        <w:t>context</w:t>
      </w:r>
      <w:r w:rsidR="008924E4">
        <w:t xml:space="preserve"> </w:t>
      </w:r>
      <w:del w:id="298" w:author="Kim HyeJin" w:date="2019-10-07T15:10:00Z">
        <w:r w:rsidR="008924E4" w:rsidDel="00A01323">
          <w:delText xml:space="preserve">may </w:delText>
        </w:r>
      </w:del>
      <w:ins w:id="299" w:author="Kim HyeJin" w:date="2019-10-07T15:10:00Z">
        <w:r w:rsidR="00A01323">
          <w:t xml:space="preserve">would be </w:t>
        </w:r>
      </w:ins>
      <w:ins w:id="300" w:author="Kim HyeJin" w:date="2019-10-07T15:11:00Z">
        <w:r w:rsidR="00A01323">
          <w:t>necessary</w:t>
        </w:r>
      </w:ins>
      <w:ins w:id="301" w:author="Kim HyeJin" w:date="2019-10-07T15:10:00Z">
        <w:r w:rsidR="00A01323">
          <w:t xml:space="preserve"> </w:t>
        </w:r>
      </w:ins>
      <w:ins w:id="302" w:author="Kim HyeJin" w:date="2019-10-07T15:11:00Z">
        <w:r w:rsidR="00A01323">
          <w:t>to</w:t>
        </w:r>
      </w:ins>
      <w:ins w:id="303" w:author="Kim HyeJin" w:date="2019-10-07T15:10:00Z">
        <w:r w:rsidR="00A01323">
          <w:t xml:space="preserve"> </w:t>
        </w:r>
      </w:ins>
      <w:ins w:id="304" w:author="Kim HyeJin" w:date="2019-10-07T15:11:00Z">
        <w:r w:rsidR="00A01323">
          <w:t xml:space="preserve">identify </w:t>
        </w:r>
      </w:ins>
      <w:del w:id="305" w:author="Kim HyeJin" w:date="2019-10-07T15:11:00Z">
        <w:r w:rsidR="008924E4" w:rsidDel="00A01323">
          <w:delText>help</w:delText>
        </w:r>
        <w:r w:rsidR="008924E4" w:rsidRPr="008924E4" w:rsidDel="00A01323">
          <w:delText xml:space="preserve"> the development of </w:delText>
        </w:r>
        <w:r w:rsidR="008924E4" w:rsidDel="00A01323">
          <w:delText xml:space="preserve">more efficient </w:delText>
        </w:r>
      </w:del>
      <w:r w:rsidR="008924E4" w:rsidRPr="008924E4">
        <w:t>policies</w:t>
      </w:r>
      <w:ins w:id="306" w:author="Kim HyeJin" w:date="2019-10-07T15:12:00Z">
        <w:r w:rsidR="00A01323">
          <w:t xml:space="preserve"> with win-win solutions for sustainable development</w:t>
        </w:r>
      </w:ins>
      <w:r w:rsidR="008924E4">
        <w:t xml:space="preserve">. For </w:t>
      </w:r>
      <w:r w:rsidR="00B27123">
        <w:t>instance</w:t>
      </w:r>
      <w:r w:rsidR="008924E4">
        <w:t xml:space="preserve">, </w:t>
      </w:r>
      <w:r w:rsidR="008924E4" w:rsidRPr="00C530DB">
        <w:rPr>
          <w:highlight w:val="yellow"/>
        </w:rPr>
        <w:t xml:space="preserve">[add </w:t>
      </w:r>
      <w:r w:rsidR="004426C1">
        <w:rPr>
          <w:highlight w:val="yellow"/>
        </w:rPr>
        <w:t xml:space="preserve">an </w:t>
      </w:r>
      <w:r w:rsidR="008924E4" w:rsidRPr="00C530DB">
        <w:rPr>
          <w:highlight w:val="yellow"/>
        </w:rPr>
        <w:t>example of successful case/potential way forward</w:t>
      </w:r>
      <w:r w:rsidR="008924E4">
        <w:t>]</w:t>
      </w:r>
      <w:r w:rsidR="008924E4" w:rsidRPr="00C530DB">
        <w:t xml:space="preserve">. </w:t>
      </w:r>
      <w:commentRangeStart w:id="307"/>
      <w:r w:rsidR="008924E4" w:rsidRPr="00C530DB">
        <w:t xml:space="preserve">Other regions show </w:t>
      </w:r>
      <w:r w:rsidR="00B27123">
        <w:t>contrasting</w:t>
      </w:r>
      <w:r w:rsidR="008924E4" w:rsidRPr="00C530DB">
        <w:t xml:space="preserve"> </w:t>
      </w:r>
      <w:r w:rsidR="008924E4">
        <w:t>trends</w:t>
      </w:r>
      <w:del w:id="308" w:author="Kim HyeJin" w:date="2019-10-07T15:12:00Z">
        <w:r w:rsidR="008924E4" w:rsidRPr="00C530DB" w:rsidDel="00A01323">
          <w:delText>,</w:delText>
        </w:r>
      </w:del>
      <w:r w:rsidR="008924E4" w:rsidRPr="00C530DB">
        <w:t xml:space="preserve"> </w:t>
      </w:r>
      <w:r w:rsidR="00836C7A">
        <w:t xml:space="preserve">where </w:t>
      </w:r>
      <w:r w:rsidR="00836C7A" w:rsidRPr="00C530DB">
        <w:t xml:space="preserve">historically </w:t>
      </w:r>
      <w:ins w:id="309" w:author="Kim HyeJin" w:date="2019-10-07T15:12:00Z">
        <w:r w:rsidR="00A01323">
          <w:t xml:space="preserve">rapid loss </w:t>
        </w:r>
      </w:ins>
      <w:del w:id="310" w:author="Kim HyeJin" w:date="2019-10-07T15:12:00Z">
        <w:r w:rsidR="00836C7A" w:rsidRPr="00C530DB" w:rsidDel="00A01323">
          <w:delText xml:space="preserve">steep declines </w:delText>
        </w:r>
      </w:del>
      <w:r w:rsidR="00836C7A" w:rsidRPr="00C530DB">
        <w:t>in biodiversity are expected to slow down</w:t>
      </w:r>
      <w:r w:rsidR="00836C7A">
        <w:t xml:space="preserve">. This pattern is </w:t>
      </w:r>
      <w:del w:id="311" w:author="Kim HyeJin" w:date="2019-10-07T15:13:00Z">
        <w:r w:rsidR="00836C7A" w:rsidDel="00A01323">
          <w:delText xml:space="preserve">mostly </w:delText>
        </w:r>
      </w:del>
      <w:r w:rsidR="00836C7A">
        <w:t xml:space="preserve">seen </w:t>
      </w:r>
      <w:ins w:id="312" w:author="Kim HyeJin" w:date="2019-10-07T15:13:00Z">
        <w:r w:rsidR="00A01323">
          <w:t xml:space="preserve">mostly </w:t>
        </w:r>
      </w:ins>
      <w:r w:rsidR="00836C7A">
        <w:t xml:space="preserve">in regions </w:t>
      </w:r>
      <w:del w:id="313" w:author="Kim HyeJin" w:date="2019-10-07T15:13:00Z">
        <w:r w:rsidR="00836C7A" w:rsidDel="00A01323">
          <w:delText>where a clear</w:delText>
        </w:r>
      </w:del>
      <w:ins w:id="314" w:author="Kim HyeJin" w:date="2019-10-07T15:13:00Z">
        <w:r w:rsidR="00A01323">
          <w:t>with</w:t>
        </w:r>
      </w:ins>
      <w:r w:rsidR="00836C7A">
        <w:t xml:space="preserve"> reduction in agricultur</w:t>
      </w:r>
      <w:ins w:id="315" w:author="Kim HyeJin" w:date="2019-10-07T15:14:00Z">
        <w:r w:rsidR="00A01323">
          <w:t xml:space="preserve">al production </w:t>
        </w:r>
      </w:ins>
      <w:del w:id="316" w:author="Kim HyeJin" w:date="2019-10-07T15:13:00Z">
        <w:r w:rsidR="00836C7A" w:rsidDel="00A01323">
          <w:delText xml:space="preserve">e area </w:delText>
        </w:r>
      </w:del>
      <w:del w:id="317" w:author="Kim HyeJin" w:date="2019-10-07T15:14:00Z">
        <w:r w:rsidR="00B27123" w:rsidDel="00A01323">
          <w:delText>occurred</w:delText>
        </w:r>
        <w:r w:rsidR="00836C7A" w:rsidDel="00A01323">
          <w:delText xml:space="preserve"> </w:delText>
        </w:r>
      </w:del>
      <w:r w:rsidR="00836C7A">
        <w:t>during the 20</w:t>
      </w:r>
      <w:r w:rsidR="00836C7A" w:rsidRPr="00C530DB">
        <w:rPr>
          <w:vertAlign w:val="superscript"/>
        </w:rPr>
        <w:t>th</w:t>
      </w:r>
      <w:r w:rsidR="00836C7A">
        <w:t xml:space="preserve"> century</w:t>
      </w:r>
      <w:r w:rsidR="002A2E60">
        <w:t xml:space="preserve"> (e.g., </w:t>
      </w:r>
      <w:r w:rsidR="002A2E60">
        <w:rPr>
          <w:rFonts w:cs="Times New Roman"/>
        </w:rPr>
        <w:t>North-America, Central Europe)</w:t>
      </w:r>
      <w:del w:id="318" w:author="Kim HyeJin" w:date="2019-10-07T15:14:00Z">
        <w:r w:rsidR="00B27123" w:rsidDel="00A01323">
          <w:delText>,</w:delText>
        </w:r>
      </w:del>
      <w:r w:rsidR="00B27123">
        <w:t xml:space="preserve"> </w:t>
      </w:r>
      <w:del w:id="319" w:author="Kim HyeJin" w:date="2019-10-07T15:14:00Z">
        <w:r w:rsidR="00836C7A" w:rsidDel="00A01323">
          <w:delText>due to the</w:delText>
        </w:r>
      </w:del>
      <w:ins w:id="320" w:author="Kim HyeJin" w:date="2019-10-07T15:14:00Z">
        <w:r w:rsidR="00A01323">
          <w:t>with</w:t>
        </w:r>
      </w:ins>
      <w:r w:rsidR="00836C7A">
        <w:t xml:space="preserve"> </w:t>
      </w:r>
      <w:r w:rsidR="00836C7A" w:rsidRPr="00C530DB">
        <w:t>abandonment of marginal and less productive land</w:t>
      </w:r>
      <w:del w:id="321" w:author="Kim HyeJin" w:date="2019-10-07T15:14:00Z">
        <w:r w:rsidR="00836C7A" w:rsidRPr="00C530DB" w:rsidDel="00A01323">
          <w:delText>s</w:delText>
        </w:r>
      </w:del>
      <w:r w:rsidR="00836C7A">
        <w:t xml:space="preserve"> and rural exodus</w:t>
      </w:r>
      <w:r w:rsidR="000C18EE">
        <w:t xml:space="preserve"> events</w:t>
      </w:r>
      <w:r w:rsidR="00B27123">
        <w:t xml:space="preserve"> </w:t>
      </w:r>
      <w:r w:rsidR="002A2E60">
        <w:fldChar w:fldCharType="begin"/>
      </w:r>
      <w:ins w:id="322" w:author="Ines Martins" w:date="2020-08-28T11:50:00Z">
        <w:r w:rsidR="00DD5D72">
          <w:instrText xml:space="preserve"> ADDIN ZOTERO_ITEM CSL_CITATION {"citationID":"a16actau50b","properties":{"formattedCitation":"(Navarro &amp; Pereira, 2015)","plainCitation":"(Navarro &amp; Pereira, 2015)","noteIndex":0},"citationItems":[{"id":311,"uris":["http://zotero.org/groups/555576/items/FDIN3RQ7"],"uri":["http://zotero.org/groups/555576/items/FDIN3RQ7"],"itemData":{"id":311,"type":"chapter","container-title":"Rewilding European landscapes","edition":"Pereira H.M. and Navarro L.N.","publisher":"Springer","title":"Towards a European policy for Rewilding","author":[{"family":"Navarro","given":"L.M."},{"family":"Pereira","given":"H M"}],"issued":{"date-parts":[["2015"]]}}}],"schema":"https://github.com/citation-style-language/schema/raw/master/csl-citation.json"} </w:instrText>
        </w:r>
      </w:ins>
      <w:del w:id="323" w:author="Ines Martins" w:date="2020-08-28T11:50:00Z">
        <w:r w:rsidR="004426C1" w:rsidDel="00DD5D72">
          <w:delInstrText xml:space="preserve"> ADDIN ZOTERO_ITEM CSL_CITATION {"citationID":"a16actau50b","properties":{"formattedCitation":"(Navarro &amp; Pereira, 2015)","plainCitation":"(Navarro &amp; Pereira, 2015)","noteIndex":0},"citationItems":[{"id":311,"uris":["http://zotero.org/groups/555576/items/FDIN3RQ7"],"uri":["http://zotero.org/groups/555576/items/FDIN3RQ7"],"itemData":{"id":311,"type":"chapter","title":"Towards a European policy for Rewilding","container-title":"Rewilding European landscapes","publisher":"Springer","edition":"Pereira H.M. and Navarro L.N.","author":[{"family":"Navarro","given":"L.M."},{"family":"Pereira","given":"H M"}],"issued":{"date-parts":[["2015"]]}}}],"schema":"https://github.com/citation-style-language/schema/raw/master/csl-citation.json"} </w:delInstrText>
        </w:r>
      </w:del>
      <w:r w:rsidR="002A2E60">
        <w:fldChar w:fldCharType="separate"/>
      </w:r>
      <w:r w:rsidR="004426C1" w:rsidRPr="004426C1">
        <w:rPr>
          <w:rFonts w:ascii="Calibri" w:cs="Times New Roman"/>
        </w:rPr>
        <w:t>(Navarro &amp; Pereira, 2015)</w:t>
      </w:r>
      <w:r w:rsidR="002A2E60">
        <w:fldChar w:fldCharType="end"/>
      </w:r>
      <w:r w:rsidR="00836C7A">
        <w:t xml:space="preserve">. </w:t>
      </w:r>
      <w:commentRangeStart w:id="324"/>
      <w:r w:rsidR="00B27123">
        <w:t xml:space="preserve">While such events </w:t>
      </w:r>
      <w:del w:id="325" w:author="Kim HyeJin" w:date="2019-10-07T15:15:00Z">
        <w:r w:rsidR="000C18EE" w:rsidDel="00A01323">
          <w:delText xml:space="preserve">are </w:delText>
        </w:r>
      </w:del>
      <w:ins w:id="326" w:author="Kim HyeJin" w:date="2019-10-07T15:15:00Z">
        <w:r w:rsidR="00A01323">
          <w:t xml:space="preserve">can </w:t>
        </w:r>
      </w:ins>
      <w:del w:id="327" w:author="Kim HyeJin" w:date="2019-10-07T15:15:00Z">
        <w:r w:rsidR="002A2E60" w:rsidDel="00A01323">
          <w:delText xml:space="preserve">often </w:delText>
        </w:r>
        <w:r w:rsidR="000C18EE" w:rsidDel="00A01323">
          <w:delText>shown to</w:delText>
        </w:r>
        <w:r w:rsidR="00B27123" w:rsidRPr="00C530DB" w:rsidDel="00A01323">
          <w:delText xml:space="preserve"> </w:delText>
        </w:r>
      </w:del>
      <w:r w:rsidR="00B27123" w:rsidRPr="00C530DB">
        <w:t xml:space="preserve">benefit </w:t>
      </w:r>
      <w:ins w:id="328" w:author="Kim HyeJin" w:date="2019-10-07T15:15:00Z">
        <w:r w:rsidR="00B11538">
          <w:t xml:space="preserve">conservation of natural land </w:t>
        </w:r>
      </w:ins>
      <w:del w:id="329" w:author="Kim HyeJin" w:date="2019-10-07T15:15:00Z">
        <w:r w:rsidR="00B27123" w:rsidRPr="00C530DB" w:rsidDel="00B11538">
          <w:delText>biodiversity</w:delText>
        </w:r>
        <w:r w:rsidR="002A2E60" w:rsidDel="00B11538">
          <w:delText xml:space="preserve"> </w:delText>
        </w:r>
      </w:del>
      <w:r w:rsidR="002A2E60">
        <w:t xml:space="preserve">(e.g., lead to </w:t>
      </w:r>
      <w:r w:rsidR="002A2E60" w:rsidRPr="00D67AF6">
        <w:t>habitat restoration</w:t>
      </w:r>
      <w:r w:rsidR="002A2E60">
        <w:t>)</w:t>
      </w:r>
      <w:r w:rsidR="002A2E60">
        <w:fldChar w:fldCharType="begin"/>
      </w:r>
      <w:ins w:id="330" w:author="Ines Martins" w:date="2020-08-28T11:50:00Z">
        <w:r w:rsidR="00DD5D72">
          <w:instrText xml:space="preserve"> ADDIN ZOTERO_ITEM CSL_CITATION {"citationID":"aui6kl1bin","properties":{"formattedCitation":"(Perino et al., 2019)","plainCitation":"(Perino et al., 2019)","noteIndex":0},"citationItems":[{"id":3203,"uris":["http://zotero.org/users/520161/items/F6IZ2T9G"],"uri":["http://zotero.org/users/520161/items/F6IZ2T9G"],"itemData":{"id":3203,"type":"article-journal","abstract":"Facilitating “wildness”\nHumans have encroached upon a majority of Earth's lands. The current extinction crisis is a testament to human impacts on wilderness. If there is any hope of retaining a biodiverse planetary system, we must begin to learn how to coexist with, and leave space for, other species. The practice of “rewilding” has emerged as a method for returning wild lands, and wildness, to landscapes we have altered. Perino et al. review this concept and present a framework for implementing it broadly and in a way that considers ongoing human interaction.\nScience, this issue p. eaav5570\nStructured Abstract\nBACKGROUNDRapid global change is creating fundamental challenges for the persistence of natural ecosystems and their biodiversity. Conservation efforts aimed at the protection of landscapes have had mixed success, and there is an increasing awareness that the long-term protection of biodiversity requires inclusion of flexible restoration along with protection. Rewilding is one such approach that has been both promoted and criticized in recent years. Proponents emphasize the potential of rewilding to tap opportunities for restoration while creating benefits for both ecosystems and societies. Critics discuss the lack of a consistent definition of rewilding and insufficient knowledge about its potential outcomes. Other criticisms arise from the mistaken notion that rewilding actions are planned without considering societal acceptability and benefits. Here, we present a framework for rewilding actions that can serve as a guideline for researchers and managers. The framework is applicable to a variety of rewilding approaches, ranging from passive to trophic rewilding, and aims to promote beneficial interactions between society and nature.\nADVANCESThe concept of rewilding has evolved from its initial emphasis on protecting large, connected areas for large carnivore conservation to a process-oriented, dynamic approach. On the basis of concepts from resilience and complexity theory of social-ecological systems, we identify trophic complexity, stochastic disturbances, and dispersal as three critical components of natural ecosystem dynamics. We propose that the restoration of these processes, and their interactions, can lead to increased self-sustainability of ecosystems and should be at the core of rewilding actions. Building on these concepts, we develop a framework to design and evaluate rewilding plans. Alongside ecological restoration goals, our framework emphasizes people’s perceptions and experiences of wildness and the regulating and material contributions from restoring nature. These societal aspects are important outcomes and may be critical factors for the success of rewilding initiatives (see the figure). We further identify current societal constraints on rewilding and suggest actions to mitigate them.\nOUTLOOKThe concept of rewilding challenges us to rethink the way we manage nature and to broaden our vision about how nature will respond to changes that society brings, both intentionally and unintentionally. The effects of rewilding actions will be specific to each ecosystem, and thus a deep understanding of the processes that shape ecosystems is critical to anticipate these effects and to take appropriate management actions. In addition, the decision of whether a rewilding approach is desirable should consider stakeholders’ needs and expectations. To this end, structured restoration planning—based on participatory processes involving researchers, managers, and stakeholders—that includes monitoring and adaptive management can be used. With the recent designation of 2021–2030 as the “decade of ecosystem restoration” by the United Nations General Assembly, policy- and decision-makers could push rewilding topics to the forefront of discussions about how to reach post-2020 biodiversity goals. &lt;img class=\"fragment-image\" aria-describedby=\"F1-caption\" src=\"https://science.sciencemag.org/content/sci/364/6438/eaav5570/F1.medium.gif\"/&gt; Download high-res image Open in new tab Download Powerpoint Rewilding actions and outcomes are framed by societal and ecological context.Rewilding can be assessed by representing the state of ecosystems in a three-dimensional space where each dimension corresponds to an ecological process. The difference in volume between the restored (yellow pyramid) and the degraded ecosystem (orange pyramid) is a proxy for the effects of rewilding on the self-sustainability of the ecosystem. The dashed line within the yellow pyramid represents the societal boundaries that determine to what extent ecological processes can be restored. Rewilding actions can help push societal boundaries toward the ecological potential (orange arrows) by promoting societal support and opportunities for people to experience the autonomy of ecological processes in enjoyable ways.\nThe practice of rewilding has been both promoted and criticized in recent years. Benefits include flexibility to react to environmental change and the promotion of opportunities for society to reconnect with nature. Criticisms include the lack of a clear conceptualization of rewilding, insufficient knowledge about possible outcomes, and the perception that rewilding excludes people from landscapes. Here, we present a framework for rewilding that addresses these concerns. We suggest that rewilding efforts should target trophic complexity, natural disturbances, and dispersal as interacting processes that can improve ecosystem resilience and maintain biodiversity. We propose a structured approach to rewilding projects that includes assessment of the contributions of nature to people and the social-ecological constraints on restoration.","container-title":"Science","DOI":"10.1126/science.aav5570","ISSN":"0036-8075, 1095-9203","issue":"6438","language":"en","page":"eaav5570","source":"science.sciencemag.org","title":"Rewilding complex ecosystems","volume":"364","author":[{"family":"Perino","given":"Andrea"},{"family":"Pereira","given":"Henrique M."},{"family":"Navarro","given":"Laetitia M."},{"family":"Fernández","given":"Néstor"},{"family":"Bullock","given":"James M."},{"family":"Ceaușu","given":"Silvia"},{"family":"Cortés-Avizanda","given":"Ainara"},{"family":"Klink","given":"Roel","dropping-particle":"van"},{"family":"Kuemmerle","given":"Tobias"},{"family":"Lomba","given":"Angela"},{"family":"Pe’er","given":"Guy"},{"family":"Plieninger","given":"Tobias"},{"family":"Benayas","given":"José M. Rey"},{"family":"Sandom","given":"Christopher J."},{"family":"Svenning","given":"Jens-Christian"},{"family":"Wheeler","given":"Helen C."}],"issued":{"date-parts":[["2019",4,26]]}}}],"schema":"https://github.com/citation-style-language/schema/raw/master/csl-citation.json"} </w:instrText>
        </w:r>
      </w:ins>
      <w:del w:id="331" w:author="Ines Martins" w:date="2020-08-28T11:50:00Z">
        <w:r w:rsidR="004426C1" w:rsidDel="00DD5D72">
          <w:delInstrText xml:space="preserve"> ADDIN ZOTERO_ITEM CSL_CITATION {"citationID":"aui6kl1bin","properties":{"formattedCitation":"(Perino et al., 2019)","plainCitation":"(Perino et al., 2019)","noteIndex":0},"citationItems":[{"id":3203,"uris":["http://zotero.org/users/520161/items/F6IZ2T9G"],"uri":["http://zotero.org/users/520161/items/F6IZ2T9G"],"itemData":{"id":3203,"type":"article-journal","title":"Rewilding complex ecosystems","container-title":"Science","page":"eaav5570","volume":"364","issue":"6438","source":"science.sciencemag.org","abstract":"Facilitating “wildness”\nHumans have encroached upon a majority of Earth's lands. The current extinction crisis is a testament to human impacts on wilderness. If there is any hope of retaining a biodiverse planetary system, we must begin to learn how to coexist with, and leave space for, other species. The practice of “rewilding” has emerged as a method for returning wild lands, and wildness, to landscapes we have altered. Perino et al. review this concept and present a framework for implementing it broadly and in a way that considers ongoing human interaction.\nScience, this issue p. eaav5570\nStructured Abstract\nBACKGROUNDRapid global change is creating fundamental challenges for the persistence of natural ecosystems and their biodiversity. Conservation efforts aimed at the protection of landscapes have had mixed success, and there is an increasing awareness that the long-term protection of biodiversity requires inclusion of flexible restoration along with protection. Rewilding is one such approach that has been both promoted and criticized in recent years. Proponents emphasize the potential of rewilding to tap opportunities for restoration while creating benefits for both ecosystems and societies. Critics discuss the lack of a consistent definition of rewilding and insufficient knowledge about its potential outcomes. Other criticisms arise from the mistaken notion that rewilding actions are planned without considering societal acceptability and benefits. Here, we present a framework for rewilding actions that can serve as a guideline for researchers and managers. The framework is applicable to a variety of rewilding approaches, ranging from passive to trophic rewilding, and aims to promote beneficial interactions between society and nature.\nADVANCESThe concept of rewilding has evolved from its initial emphasis on protecting large, connected areas for large carnivore conservation to a process-oriented, dynamic approach. On the basis of concepts from resilience and complexity theory of social-ecological systems, we identify trophic complexity, stochastic disturbances, and dispersal as three critical components of natural ecosystem dynamics. We propose that the restoration of these processes, and their interactions, can lead to increased self-sustainability of ecosystems and should be at the core of rewilding actions. Building on these concepts, we develop a framework to design and evaluate rewilding plans. Alongside ecological restoration goals, our framework emphasizes people’s perceptions and experiences of wildness and the regulating and material contributions from restoring nature. These societal aspects are important outcomes and may be critical factors for the success of rewilding initiatives (see the figure). We further identify current societal constraints on rewilding and suggest actions to mitigate them.\nOUTLOOKThe concept of rewilding challenges us to rethink the way we manage nature and to broaden our vision about how nature will respond to changes that society brings, both intentionally and unintentionally. The effects of rewilding actions will be specific to each ecosystem, and thus a deep understanding of the processes that shape ecosystems is critical to anticipate these effects and to take appropriate management actions. In addition, the decision of whether a rewilding approach is desirable should consider stakeholders’ needs and expectations. To this end, structured restoration planning—based on participatory processes involving researchers, managers, and stakeholders—that includes monitoring and adaptive management can be used. With the recent designation of 2021–2030 as the “decade of ecosystem restoration” by the United Nations General Assembly, policy- and decision-makers could push rewilding topics to the forefront of discussions about how to reach post-2020 biodiversity goals. &lt;img class=\"fragment-image\" aria-describedby=\"F1-caption\" src=\"https://science.sciencemag.org/content/sci/364/6438/eaav5570/F1.medium.gif\"/&gt; Download high-res image Open in new tab Download Powerpoint Rewilding actions and outcomes are framed by societal and ecological context.Rewilding can be assessed by representing the state of ecosystems in a three-dimensional space where each dimension corresponds to an ecological process. The difference in volume between the restored (yellow pyramid) and the degraded ecosystem (orange pyramid) is a proxy for the effects of rewilding on the self-sustainability of the ecosystem. The dashed line within the yellow pyramid represents the societal boundaries that determine to what extent ecological processes can be restored. Rewilding actions can help push societal boundaries toward the ecological potential (orange arrows) by promoting societal support and opportunities for people to experience the autonomy of ecological processes in enjoyable ways.\nThe practice of rewilding has been both promoted and criticized in recent years. Benefits include flexibility to react to environmental change and the promotion of opportunities for society to reconnect with nature. Criticisms include the lack of a clear conceptualization of rewilding, insufficient knowledge about possible outcomes, and the perception that rewilding excludes people from landscapes. Here, we present a framework for rewilding that addresses these concerns. We suggest that rewilding efforts should target trophic complexity, natural disturbances, and dispersal as interacting processes that can improve ecosystem resilience and maintain biodiversity. We propose a structured approach to rewilding projects that includes assessment of the contributions of nature to people and the social-ecological constraints on restoration.","URL":"https://science.sciencemag.org/content/364/6438/eaav5570","DOI":"10.1126/science.aav5570","ISSN":"0036-8075, 1095-9203","language":"en","author":[{"family":"Perino","given":"Andrea"},{"family":"Pereira","given":"Henrique M."},{"family":"Navarro","given":"Laetitia M."},{"family":"Fernández","given":"Néstor"},{"family":"Bullock","given":"James M."},{"family":"Ceaușu","given":"Silvia"},{"family":"Cortés-Avizanda","given":"Ainara"},{"family":"Klink","given":"Roel","dropping-particle":"van"},{"family":"Kuemmerle","given":"Tobias"},{"family":"Lomba","given":"Angela"},{"family":"Pe’er","given":"Guy"},{"family":"Plieninger","given":"Tobias"},{"family":"Benayas","given":"José M. Rey"},{"family":"Sandom","given":"Christopher J."},{"family":"Svenning","given":"Jens-Christian"},{"family":"Wheeler","given":"Helen C."}],"issued":{"date-parts":[["2019",4,26]]},"accessed":{"date-parts":[["2019",4,26]]}}}],"schema":"https://github.com/citation-style-language/schema/raw/master/csl-citation.json"} </w:delInstrText>
        </w:r>
      </w:del>
      <w:r w:rsidR="002A2E60">
        <w:fldChar w:fldCharType="separate"/>
      </w:r>
      <w:r w:rsidR="004426C1" w:rsidRPr="004426C1">
        <w:rPr>
          <w:rFonts w:ascii="Calibri" w:cs="Times New Roman"/>
        </w:rPr>
        <w:t>(Perino et al., 2019)</w:t>
      </w:r>
      <w:r w:rsidR="002A2E60">
        <w:fldChar w:fldCharType="end"/>
      </w:r>
      <w:r w:rsidR="000C18EE">
        <w:t>,</w:t>
      </w:r>
      <w:r w:rsidR="00B27123">
        <w:t xml:space="preserve"> they </w:t>
      </w:r>
      <w:del w:id="332" w:author="Kim HyeJin" w:date="2019-10-07T15:16:00Z">
        <w:r w:rsidR="002A2E60" w:rsidDel="00B11538">
          <w:delText>are often coupled with</w:delText>
        </w:r>
      </w:del>
      <w:ins w:id="333" w:author="Kim HyeJin" w:date="2019-10-07T15:16:00Z">
        <w:r w:rsidR="00B11538">
          <w:t>often lead to</w:t>
        </w:r>
      </w:ins>
      <w:r w:rsidR="002A2E60">
        <w:t xml:space="preserve"> </w:t>
      </w:r>
      <w:del w:id="334" w:author="Kim HyeJin" w:date="2019-10-07T15:16:00Z">
        <w:r w:rsidR="002A2E60" w:rsidDel="00B11538">
          <w:delText xml:space="preserve">increases </w:delText>
        </w:r>
        <w:r w:rsidR="00B27123" w:rsidDel="00B11538">
          <w:delText>in</w:delText>
        </w:r>
      </w:del>
      <w:ins w:id="335" w:author="Kim HyeJin" w:date="2019-10-07T15:16:00Z">
        <w:r w:rsidR="00B11538">
          <w:t>undesirable</w:t>
        </w:r>
      </w:ins>
      <w:r w:rsidR="00B27123">
        <w:t xml:space="preserve"> </w:t>
      </w:r>
      <w:r w:rsidR="000C18EE">
        <w:t>impact</w:t>
      </w:r>
      <w:del w:id="336" w:author="Kim HyeJin" w:date="2019-10-07T15:16:00Z">
        <w:r w:rsidR="000C18EE" w:rsidDel="00B11538">
          <w:delText>s</w:delText>
        </w:r>
      </w:del>
      <w:r w:rsidR="000C18EE">
        <w:t xml:space="preserve"> elsewhere</w:t>
      </w:r>
      <w:ins w:id="337" w:author="Kim HyeJin" w:date="2019-10-07T15:17:00Z">
        <w:r w:rsidR="00B11538">
          <w:t xml:space="preserve"> </w:t>
        </w:r>
      </w:ins>
      <w:del w:id="338" w:author="Kim HyeJin" w:date="2019-10-07T15:17:00Z">
        <w:r w:rsidR="000C18EE" w:rsidDel="00B11538">
          <w:delText xml:space="preserve">, i.e., </w:delText>
        </w:r>
      </w:del>
      <w:del w:id="339" w:author="Kim HyeJin" w:date="2019-10-07T15:18:00Z">
        <w:r w:rsidR="000C18EE" w:rsidDel="00B11538">
          <w:delText>due to</w:delText>
        </w:r>
      </w:del>
      <w:ins w:id="340" w:author="Kim HyeJin" w:date="2019-10-07T15:18:00Z">
        <w:r w:rsidR="00B11538">
          <w:t>with</w:t>
        </w:r>
      </w:ins>
      <w:r w:rsidR="000C18EE">
        <w:t xml:space="preserve"> </w:t>
      </w:r>
      <w:ins w:id="341" w:author="Kim HyeJin" w:date="2019-10-07T15:17:00Z">
        <w:r w:rsidR="00B11538">
          <w:t xml:space="preserve">the </w:t>
        </w:r>
      </w:ins>
      <w:r w:rsidR="000C18EE">
        <w:t>increase</w:t>
      </w:r>
      <w:ins w:id="342" w:author="Kim HyeJin" w:date="2019-10-07T15:18:00Z">
        <w:r w:rsidR="00B11538">
          <w:t>d</w:t>
        </w:r>
      </w:ins>
      <w:r w:rsidR="000C18EE">
        <w:t xml:space="preserve"> </w:t>
      </w:r>
      <w:del w:id="343" w:author="Kim HyeJin" w:date="2019-10-07T15:17:00Z">
        <w:r w:rsidR="000C18EE" w:rsidDel="00B11538">
          <w:delText xml:space="preserve">in </w:delText>
        </w:r>
      </w:del>
      <w:r w:rsidR="002A2E60" w:rsidRPr="002A2E60">
        <w:t xml:space="preserve">consumption </w:t>
      </w:r>
      <w:del w:id="344" w:author="Kim HyeJin" w:date="2019-10-07T15:17:00Z">
        <w:r w:rsidR="002A2E60" w:rsidRPr="002A2E60" w:rsidDel="00B11538">
          <w:delText>based on</w:delText>
        </w:r>
      </w:del>
      <w:ins w:id="345" w:author="Kim HyeJin" w:date="2019-10-07T15:17:00Z">
        <w:r w:rsidR="00B11538">
          <w:t>from</w:t>
        </w:r>
      </w:ins>
      <w:r w:rsidR="002A2E60" w:rsidRPr="002A2E60">
        <w:t xml:space="preserve"> internationally traded good</w:t>
      </w:r>
      <w:ins w:id="346" w:author="Kim HyeJin" w:date="2019-10-07T15:17:00Z">
        <w:r w:rsidR="00B11538">
          <w:t>s</w:t>
        </w:r>
      </w:ins>
      <w:r w:rsidR="002A2E60">
        <w:t xml:space="preserve"> </w:t>
      </w:r>
      <w:r w:rsidR="002A2E60">
        <w:fldChar w:fldCharType="begin"/>
      </w:r>
      <w:ins w:id="347" w:author="Ines Martins" w:date="2020-08-28T11:50:00Z">
        <w:r w:rsidR="00DD5D72">
          <w:instrText xml:space="preserve"> ADDIN ZOTERO_ITEM CSL_CITATION {"citationID":"a1duog0brgt","properties":{"formattedCitation":"(Marques et al., 2019)","plainCitation":"(Marques et al., 2019)","noteIndex":0},"citationItems":[{"id":3192,"uris":["http://zotero.org/users/520161/items/HLDAHQXA"],"uri":["http://zotero.org/users/520161/items/HLDAHQXA"],"itemData":{"id":3192,"type":"article-journal","abstract":"Combining biophysical and economic models, the authors show that the impacts of land use on bird biodiversity and carbon sequestration have increased over the years 2000–2011, with cattle farming being a major driver of biodiversity loss.","container-title":"Nature Ecology &amp; Evolution","DOI":"10.1038/s41559-019-0824-3","ISSN":"2397-334X","issue":"4","language":"En","page":"628","source":"www.nature.com","title":"Increasing impacts of land use on biodiversity and carbon sequestration driven by population and economic growth","volume":"3","author":[{"family":"Marques","given":"Alexandra"},{"family":"Martins","given":"Inês S."},{"family":"Kastner","given":"Thomas"},{"family":"Plutzar","given":"Christoph"},{"family":"Theurl","given":"Michaela C."},{"family":"Eisenmenger","given":"Nina"},{"family":"Huijbregts","given":"Mark A. J."},{"family":"Wood","given":"Richard"},{"family":"Stadler","given":"Konstantin"},{"family":"Bruckner","given":"Martin"},{"family":"Canelas","given":"Joana"},{"family":"Hilbers","given":"Jelle P."},{"family":"Tukker","given":"Arnold"},{"family":"Erb","given":"Karlheinz"},{"family":"Pereira","given":"Henrique M."}],"issued":{"date-parts":[["2019",4]]}}}],"schema":"https://github.com/citation-style-language/schema/raw/master/csl-citation.json"} </w:instrText>
        </w:r>
      </w:ins>
      <w:del w:id="348" w:author="Ines Martins" w:date="2020-08-28T11:50:00Z">
        <w:r w:rsidR="004426C1" w:rsidDel="00DD5D72">
          <w:delInstrText xml:space="preserve"> ADDIN ZOTERO_ITEM CSL_CITATION {"citationID":"a1duog0brgt","properties":{"formattedCitation":"(Marques et al., 2019)","plainCitation":"(Marques et al., 2019)","noteIndex":0},"citationItems":[{"id":3192,"uris":["http://zotero.org/users/520161/items/HLDAHQXA"],"uri":["http://zotero.org/users/520161/items/HLDAHQXA"],"itemData":{"id":3192,"type":"article-journal","title":"Increasing impacts of land use on biodiversity and carbon sequestration driven by population and economic growth","container-title":"Nature Ecology &amp; Evolution","page":"628","volume":"3","issue":"4","source":"www.nature.com","abstract":"Combining biophysical and economic models, the authors show that the impacts of land use on bird biodiversity and carbon sequestration have increased over the years 2000–2011, with cattle farming being a major driver of biodiversity loss.","URL":"https://www.nature.com/articles/s41559-019-0824-3","DOI":"10.1038/s41559-019-0824-3","ISSN":"2397-334X","language":"En","author":[{"family":"Marques","given":"Alexandra"},{"family":"Martins","given":"Inês S."},{"family":"Kastner","given":"Thomas"},{"family":"Plutzar","given":"Christoph"},{"family":"Theurl","given":"Michaela C."},{"family":"Eisenmenger","given":"Nina"},{"family":"Huijbregts","given":"Mark A. J."},{"family":"Wood","given":"Richard"},{"family":"Stadler","given":"Konstantin"},{"family":"Bruckner","given":"Martin"},{"family":"Canelas","given":"Joana"},{"family":"Hilbers","given":"Jelle P."},{"family":"Tukker","given":"Arnold"},{"family":"Erb","given":"Karlheinz"},{"family":"Pereira","given":"Henrique M."}],"issued":{"date-parts":[["2019",4]]},"accessed":{"date-parts":[["2019",4,2]]}}}],"schema":"https://github.com/citation-style-language/schema/raw/master/csl-citation.json"} </w:delInstrText>
        </w:r>
      </w:del>
      <w:r w:rsidR="002A2E60">
        <w:fldChar w:fldCharType="separate"/>
      </w:r>
      <w:r w:rsidR="004426C1" w:rsidRPr="004426C1">
        <w:rPr>
          <w:rFonts w:ascii="Calibri" w:cs="Times New Roman"/>
        </w:rPr>
        <w:t>(Marques et al., 2019)</w:t>
      </w:r>
      <w:r w:rsidR="002A2E60">
        <w:fldChar w:fldCharType="end"/>
      </w:r>
      <w:r w:rsidR="000C18EE">
        <w:rPr>
          <w:bCs/>
        </w:rPr>
        <w:t xml:space="preserve">. </w:t>
      </w:r>
      <w:r w:rsidR="00323699">
        <w:rPr>
          <w:bCs/>
        </w:rPr>
        <w:t>D</w:t>
      </w:r>
      <w:r w:rsidR="002A2E60" w:rsidRPr="00C530DB">
        <w:t xml:space="preserve">ecoupling </w:t>
      </w:r>
      <w:ins w:id="349" w:author="Kim HyeJin" w:date="2019-10-07T15:19:00Z">
        <w:r w:rsidR="00B11538">
          <w:t xml:space="preserve">the </w:t>
        </w:r>
      </w:ins>
      <w:r w:rsidR="002A2E60" w:rsidRPr="00C530DB">
        <w:t>economic development</w:t>
      </w:r>
      <w:ins w:id="350" w:author="Kim HyeJin" w:date="2019-10-07T15:19:00Z">
        <w:r w:rsidR="00B11538">
          <w:t xml:space="preserve">, </w:t>
        </w:r>
      </w:ins>
      <w:del w:id="351" w:author="Kim HyeJin" w:date="2019-10-07T15:19:00Z">
        <w:r w:rsidR="002A2E60" w:rsidRPr="00C530DB" w:rsidDel="00B11538">
          <w:delText xml:space="preserve"> and </w:delText>
        </w:r>
      </w:del>
      <w:r w:rsidR="002A2E60" w:rsidRPr="00C530DB">
        <w:t>population growth</w:t>
      </w:r>
      <w:ins w:id="352" w:author="Kim HyeJin" w:date="2019-10-07T15:19:00Z">
        <w:r w:rsidR="00B11538">
          <w:t>, and production and consumption patterns</w:t>
        </w:r>
      </w:ins>
      <w:r w:rsidR="002A2E60" w:rsidRPr="00C530DB">
        <w:t xml:space="preserve"> </w:t>
      </w:r>
      <w:ins w:id="353" w:author="Kim HyeJin" w:date="2019-10-07T15:18:00Z">
        <w:r w:rsidR="00B11538">
          <w:t xml:space="preserve">across the region </w:t>
        </w:r>
      </w:ins>
      <w:ins w:id="354" w:author="Kim HyeJin" w:date="2019-10-07T15:19:00Z">
        <w:r w:rsidR="00B11538">
          <w:t>at a finer scale</w:t>
        </w:r>
      </w:ins>
      <w:ins w:id="355" w:author="Kim HyeJin" w:date="2019-10-07T15:20:00Z">
        <w:r w:rsidR="00B11538">
          <w:t>, including</w:t>
        </w:r>
      </w:ins>
      <w:ins w:id="356" w:author="Kim HyeJin" w:date="2019-10-07T15:19:00Z">
        <w:r w:rsidR="00B11538">
          <w:t xml:space="preserve"> </w:t>
        </w:r>
      </w:ins>
      <w:ins w:id="357" w:author="Kim HyeJin" w:date="2019-10-07T15:20:00Z">
        <w:r w:rsidR="00B11538">
          <w:t xml:space="preserve">the impact of </w:t>
        </w:r>
      </w:ins>
      <w:del w:id="358" w:author="Kim HyeJin" w:date="2019-10-07T15:20:00Z">
        <w:r w:rsidR="002A2E60" w:rsidRPr="00C530DB" w:rsidDel="00B11538">
          <w:delText xml:space="preserve">from </w:delText>
        </w:r>
      </w:del>
      <w:r w:rsidR="002A2E60" w:rsidRPr="00C530DB">
        <w:t xml:space="preserve">environmental </w:t>
      </w:r>
      <w:del w:id="359" w:author="Kim HyeJin" w:date="2019-10-07T15:20:00Z">
        <w:r w:rsidR="002A2E60" w:rsidRPr="00C530DB" w:rsidDel="00B11538">
          <w:delText>impacts</w:delText>
        </w:r>
      </w:del>
      <w:ins w:id="360" w:author="Kim HyeJin" w:date="2019-10-07T15:20:00Z">
        <w:r w:rsidR="00B11538">
          <w:t>changes</w:t>
        </w:r>
      </w:ins>
      <w:r w:rsidR="002A2E60" w:rsidRPr="00C530DB">
        <w:t xml:space="preserve"> and </w:t>
      </w:r>
      <w:ins w:id="361" w:author="Kim HyeJin" w:date="2019-10-07T15:20:00Z">
        <w:r w:rsidR="00B11538">
          <w:t xml:space="preserve">the use of </w:t>
        </w:r>
      </w:ins>
      <w:r w:rsidR="002A2E60" w:rsidRPr="00C530DB">
        <w:t>natural resource</w:t>
      </w:r>
      <w:ins w:id="362" w:author="Kim HyeJin" w:date="2019-10-07T15:20:00Z">
        <w:r w:rsidR="00B11538">
          <w:t>,</w:t>
        </w:r>
      </w:ins>
      <w:r w:rsidR="002A2E60" w:rsidRPr="00C530DB">
        <w:t xml:space="preserve"> </w:t>
      </w:r>
      <w:del w:id="363" w:author="Kim HyeJin" w:date="2019-10-07T15:20:00Z">
        <w:r w:rsidR="002A2E60" w:rsidRPr="00C530DB" w:rsidDel="00B11538">
          <w:delText>use</w:delText>
        </w:r>
        <w:r w:rsidR="00323699" w:rsidDel="00B11538">
          <w:delText xml:space="preserve"> in future analysis</w:delText>
        </w:r>
        <w:r w:rsidR="002A2E60" w:rsidRPr="00C530DB" w:rsidDel="00B11538">
          <w:delText xml:space="preserve"> </w:delText>
        </w:r>
      </w:del>
      <w:r w:rsidR="002A2E60">
        <w:t xml:space="preserve">would </w:t>
      </w:r>
      <w:del w:id="364" w:author="Kim HyeJin" w:date="2019-10-07T15:21:00Z">
        <w:r w:rsidR="002A2E60" w:rsidDel="00B11538">
          <w:delText xml:space="preserve">highlight </w:delText>
        </w:r>
      </w:del>
      <w:ins w:id="365" w:author="Kim HyeJin" w:date="2019-10-07T15:21:00Z">
        <w:r w:rsidR="00B11538">
          <w:t xml:space="preserve">help identify </w:t>
        </w:r>
      </w:ins>
      <w:del w:id="366" w:author="Kim HyeJin" w:date="2019-10-07T15:21:00Z">
        <w:r w:rsidR="00323699" w:rsidDel="00B11538">
          <w:delText xml:space="preserve">such </w:delText>
        </w:r>
      </w:del>
      <w:r w:rsidR="00323699" w:rsidRPr="00C530DB">
        <w:t>intrica</w:t>
      </w:r>
      <w:ins w:id="367" w:author="Kim HyeJin" w:date="2019-10-07T15:21:00Z">
        <w:r w:rsidR="00B11538">
          <w:t>te information necessary to identify potential policies to mitigate biodiversity loss</w:t>
        </w:r>
      </w:ins>
      <w:del w:id="368" w:author="Kim HyeJin" w:date="2019-10-07T15:21:00Z">
        <w:r w:rsidR="00323699" w:rsidRPr="00C530DB" w:rsidDel="00B11538">
          <w:delText>cies</w:delText>
        </w:r>
      </w:del>
      <w:ins w:id="369" w:author="Kim HyeJin" w:date="2019-10-07T15:20:00Z">
        <w:r w:rsidR="00B11538">
          <w:t xml:space="preserve"> in future analysis</w:t>
        </w:r>
      </w:ins>
      <w:r w:rsidR="00323699">
        <w:t>.</w:t>
      </w:r>
      <w:commentRangeEnd w:id="324"/>
      <w:r w:rsidR="00581C76">
        <w:rPr>
          <w:rStyle w:val="CommentReference"/>
        </w:rPr>
        <w:commentReference w:id="324"/>
      </w:r>
      <w:commentRangeEnd w:id="307"/>
      <w:r w:rsidR="00B11538">
        <w:rPr>
          <w:rStyle w:val="CommentReference"/>
        </w:rPr>
        <w:commentReference w:id="307"/>
      </w:r>
    </w:p>
    <w:p w14:paraId="03A85DE6" w14:textId="77777777" w:rsidR="00977A22" w:rsidRDefault="00977A22" w:rsidP="00155995">
      <w:pPr>
        <w:spacing w:line="360" w:lineRule="auto"/>
        <w:jc w:val="both"/>
        <w:rPr>
          <w:rFonts w:cstheme="minorHAnsi"/>
          <w:bCs/>
          <w:color w:val="000000" w:themeColor="text1"/>
        </w:rPr>
      </w:pPr>
      <w:bookmarkStart w:id="370" w:name="_Hlk52465615"/>
    </w:p>
    <w:p w14:paraId="14102766" w14:textId="35FFC65E" w:rsidR="00155995" w:rsidRDefault="00155995" w:rsidP="00155995">
      <w:pPr>
        <w:spacing w:line="360" w:lineRule="auto"/>
        <w:jc w:val="both"/>
        <w:rPr>
          <w:rFonts w:cstheme="minorHAnsi"/>
          <w:b/>
          <w:bCs/>
          <w:color w:val="000000" w:themeColor="text1"/>
        </w:rPr>
      </w:pPr>
      <w:r w:rsidRPr="00155995">
        <w:rPr>
          <w:rFonts w:cstheme="minorHAnsi"/>
          <w:b/>
          <w:bCs/>
          <w:color w:val="000000" w:themeColor="text1"/>
        </w:rPr>
        <w:t>- Discuss the implications of the different g</w:t>
      </w:r>
      <w:commentRangeStart w:id="371"/>
      <w:r w:rsidRPr="00155995">
        <w:rPr>
          <w:rFonts w:cstheme="minorHAnsi"/>
          <w:b/>
          <w:bCs/>
          <w:color w:val="000000" w:themeColor="text1"/>
        </w:rPr>
        <w:t xml:space="preserve">lobal/local and regional patterns </w:t>
      </w:r>
      <w:commentRangeEnd w:id="371"/>
      <w:r w:rsidR="00F864DA">
        <w:rPr>
          <w:rStyle w:val="CommentReference"/>
        </w:rPr>
        <w:commentReference w:id="371"/>
      </w:r>
      <w:r w:rsidRPr="00155995">
        <w:rPr>
          <w:rFonts w:cstheme="minorHAnsi"/>
          <w:b/>
          <w:bCs/>
          <w:color w:val="000000" w:themeColor="text1"/>
        </w:rPr>
        <w:t>found and link it to current literature</w:t>
      </w:r>
    </w:p>
    <w:bookmarkEnd w:id="370"/>
    <w:p w14:paraId="02058F19" w14:textId="69190F1F" w:rsidR="003078AF" w:rsidRDefault="004426C1" w:rsidP="003078AF">
      <w:pPr>
        <w:spacing w:line="360" w:lineRule="auto"/>
        <w:jc w:val="both"/>
        <w:rPr>
          <w:rFonts w:cstheme="minorHAnsi"/>
          <w:bCs/>
          <w:color w:val="000000" w:themeColor="text1"/>
        </w:rPr>
      </w:pPr>
      <w:r>
        <w:rPr>
          <w:rFonts w:cstheme="minorHAnsi"/>
          <w:bCs/>
          <w:color w:val="000000" w:themeColor="text1"/>
        </w:rPr>
        <w:t>We observed that o</w:t>
      </w:r>
      <w:r w:rsidR="00A05264">
        <w:rPr>
          <w:rFonts w:cstheme="minorHAnsi"/>
          <w:bCs/>
          <w:color w:val="000000" w:themeColor="text1"/>
        </w:rPr>
        <w:t>n</w:t>
      </w:r>
      <w:r w:rsidR="00A05264" w:rsidRPr="00155995">
        <w:rPr>
          <w:rFonts w:cstheme="minorHAnsi"/>
          <w:bCs/>
          <w:color w:val="000000" w:themeColor="text1"/>
        </w:rPr>
        <w:t xml:space="preserve"> average local species richness is not always, or even often, </w:t>
      </w:r>
      <w:r w:rsidR="00A05264">
        <w:rPr>
          <w:rFonts w:cstheme="minorHAnsi"/>
          <w:bCs/>
          <w:color w:val="000000" w:themeColor="text1"/>
        </w:rPr>
        <w:t xml:space="preserve">projected to </w:t>
      </w:r>
      <w:r w:rsidR="00A05264" w:rsidRPr="00155995">
        <w:rPr>
          <w:rFonts w:cstheme="minorHAnsi"/>
          <w:bCs/>
          <w:color w:val="000000" w:themeColor="text1"/>
        </w:rPr>
        <w:t>declin</w:t>
      </w:r>
      <w:r w:rsidR="00A05264">
        <w:rPr>
          <w:rFonts w:cstheme="minorHAnsi"/>
          <w:bCs/>
          <w:color w:val="000000" w:themeColor="text1"/>
        </w:rPr>
        <w:t>e</w:t>
      </w:r>
      <w:r w:rsidR="00A05264" w:rsidRPr="00155995">
        <w:rPr>
          <w:rFonts w:cstheme="minorHAnsi"/>
          <w:bCs/>
          <w:color w:val="000000" w:themeColor="text1"/>
        </w:rPr>
        <w:t xml:space="preserve"> in concert with global gamma declines, </w:t>
      </w:r>
      <w:r w:rsidR="00A05264">
        <w:rPr>
          <w:rFonts w:cstheme="minorHAnsi"/>
          <w:bCs/>
          <w:color w:val="000000" w:themeColor="text1"/>
        </w:rPr>
        <w:t xml:space="preserve">while </w:t>
      </w:r>
      <w:r w:rsidR="00A05264" w:rsidRPr="00155995">
        <w:rPr>
          <w:rFonts w:cstheme="minorHAnsi"/>
          <w:bCs/>
          <w:color w:val="000000" w:themeColor="text1"/>
        </w:rPr>
        <w:t xml:space="preserve">species </w:t>
      </w:r>
      <w:commentRangeStart w:id="372"/>
      <w:r w:rsidR="00A05264">
        <w:rPr>
          <w:rFonts w:cstheme="minorHAnsi"/>
          <w:bCs/>
          <w:color w:val="000000" w:themeColor="text1"/>
        </w:rPr>
        <w:t>change</w:t>
      </w:r>
      <w:r w:rsidR="00A05264" w:rsidRPr="00155995">
        <w:rPr>
          <w:rFonts w:cstheme="minorHAnsi"/>
          <w:bCs/>
          <w:color w:val="000000" w:themeColor="text1"/>
        </w:rPr>
        <w:t xml:space="preserve"> </w:t>
      </w:r>
      <w:commentRangeEnd w:id="372"/>
      <w:r w:rsidR="00B11538">
        <w:rPr>
          <w:rStyle w:val="CommentReference"/>
        </w:rPr>
        <w:commentReference w:id="372"/>
      </w:r>
      <w:r w:rsidR="00A05264" w:rsidRPr="00155995">
        <w:rPr>
          <w:rFonts w:cstheme="minorHAnsi"/>
          <w:bCs/>
          <w:color w:val="000000" w:themeColor="text1"/>
        </w:rPr>
        <w:t>is not random with regard to identity and functional performance</w:t>
      </w:r>
      <w:r w:rsidR="00A05264">
        <w:rPr>
          <w:rFonts w:cstheme="minorHAnsi"/>
          <w:bCs/>
          <w:color w:val="000000" w:themeColor="text1"/>
        </w:rPr>
        <w:t xml:space="preserve">. </w:t>
      </w:r>
      <w:r w:rsidR="00EE616C" w:rsidRPr="00D67AF6">
        <w:rPr>
          <w:rFonts w:cs="Times New Roman"/>
        </w:rPr>
        <w:t>Although there remains debate, it is now well established that at the local scale, species richness change through time does not reflect global biodiversity loss via extinctions. Instead, species richness increases in some places, decreases in others, and often appears to be unchanged on average across the globe</w:t>
      </w:r>
      <w:r w:rsidR="00485D9A">
        <w:rPr>
          <w:rFonts w:cs="Times New Roman"/>
        </w:rPr>
        <w:t xml:space="preserve"> </w:t>
      </w:r>
      <w:r w:rsidR="00485D9A">
        <w:rPr>
          <w:rFonts w:cs="Times New Roman"/>
        </w:rPr>
        <w:fldChar w:fldCharType="begin"/>
      </w:r>
      <w:ins w:id="373" w:author="Ines Martins" w:date="2020-08-28T11:50:00Z">
        <w:r w:rsidR="00DD5D72">
          <w:rPr>
            <w:rFonts w:cs="Times New Roman"/>
          </w:rPr>
          <w:instrText xml:space="preserve"> ADDIN ZOTERO_ITEM CSL_CITATION {"citationID":"a1om33jj7lm","properties":{"unsorted":true,"formattedCitation":"(M. Vellend et al., 2013; M. Dornelas et al., 2014; Blowes et al., 2018)","plainCitation":"(M. Vellend et al., 2013; M. Dornelas et al., 2014; Blowes et al., 2018)","noteIndex":0},"citationItems":[{"id":585,"uris":["http://zotero.org/users/520161/items/H42NWFQP"],"uri":["http://zotero.org/users/520161/items/H42NWFQP"],"itemData":{"id":585,"type":"article-journal","container-title":"Proceedings of the National Academy of Sciences","DOI":"10.1073/pnas.1312779110","ISSN":"0027-8424, 1091-6490","issue":"48","language":"en","page":"19456-19459","source":"CrossRef","title":"Global meta-analysis reveals no net change in local-scale plant biodiversity over time","volume":"110","author":[{"family":"Vellend","given":"M."},{"family":"Baeten","given":"L."},{"family":"Myers-Smith","given":"I. H."},{"family":"Elmendorf","given":"S. C."},{"family":"Beausejour","given":"R."},{"family":"Brown","given":"C. D."},{"family":"De Frenne","given":"P."},{"family":"Verheyen","given":"K."},{"family":"Wipf","given":"S."}],"issued":{"date-parts":[["2013",11,26]]}}},{"id":529,"uris":["http://zotero.org/users/520161/items/D6GBS24Q"],"uri":["http://zotero.org/users/520161/items/D6GBS24Q"],"itemData":{"id":529,"type":"article-journal","container-title":"Science","DOI":"10.1126/science.1248484","ISSN":"0036-8075, 1095-9203","issue":"6181","language":"en","page":"296-299","source":"CrossRef","title":"Assemblage time series reveal biodiversity change but not systematic loss","volume":"344","author":[{"family":"Dornelas","given":"M."},{"family":"Gotelli","given":"N. J."},{"family":"McGill","given":"B."},{"family":"Shimadzu","given":"H."},{"family":"Moyes","given":"F."},{"family":"Sievers","given":"C."},{"family":"Magurran","given":"A. E."}],"issued":{"date-parts":[["2014",4,18]]}}},{"id":2955,"uris":["http://zotero.org/users/520161/items/XURGZ7M2"],"uri":["http://zotero.org/users/520161/items/XURGZ7M2"],"itemData":{"id":2955,"type":"article-journal","abstract":"Human activities have fundamentally altered biodiversity. Extinction rates are elevated and model projections suggest drastic biodiversity declines. Yet, observed temporal trends in recent decades are highly variable, despite consistent change in species composition. Here, we uncover clear spatial patterns within this variation. We estimated trends in the richness and composition of assemblages in over 50,000 time-series, to provide the most comprehensive assessment of temporal change in biodiversity across the planet to date. The strongest, most consistent pattern shows compositional change dominated by species turnover, with marine taxa experiencing up to fourfold the variation in rates of change of terrestrial taxa. Richness change ranged from no change to richness gains or losses of ~10% per year, with tropical marine biomes experiencing the most extreme changes. Earth is undergoing a process of spatial reorganisation of species and, while few areas are unaffected, biodiversity change is consistently strongest in the oceans.","container-title":"bioRxiv","DOI":"10.1101/457424","language":"en","page":"457424","source":"www.biorxiv.org","title":"Biodiversity trends are stronger in marine than terrestrial assemblages","author":[{"family":"Blowes","given":"Shane"},{"family":"Supp","given":"Sarah"},{"family":"Antao","given":"Laura"},{"family":"Bates","given":"Amanda"},{"family":"Bruelheide","given":"Helge"},{"family":"Chase","given":"Jonathan"},{"family":"Moyes","given":"Faye"},{"family":"Magurran","given":"Anne"},{"family":"McGill","given":"Brian"},{"family":"Myers-Smith","given":"Isla"},{"family":"Winter","given":"Marten"},{"family":"Bjorkman","given":"Anne"},{"family":"Bowler","given":"Diana"},{"family":"Byrnes","given":"Jarrett EK"},{"family":"Gonzalez","given":"Andrew"},{"family":"Hines","given":"Jes"},{"family":"Isbell","given":"Forest"},{"family":"Jones","given":"Holly"},{"family":"Navarro","given":"Laetitia"},{"family":"Thompson","given":"Patrick"},{"family":"Vellend","given":"Mark"},{"family":"Waldock","given":"Conor"},{"family":"Dornelas","given":"Maria"}],"issued":{"date-parts":[["2018",10,30]]}}}],"schema":"https://github.com/citation-style-language/schema/raw/master/csl-citation.json"} </w:instrText>
        </w:r>
      </w:ins>
      <w:del w:id="374" w:author="Ines Martins" w:date="2020-08-28T11:50:00Z">
        <w:r w:rsidDel="00DD5D72">
          <w:rPr>
            <w:rFonts w:cs="Times New Roman"/>
          </w:rPr>
          <w:delInstrText xml:space="preserve"> ADDIN ZOTERO_ITEM CSL_CITATION {"citationID":"a1om33jj7lm","properties":{"unsorted":true,"formattedCitation":"(Vellend et al., 2013; Dornelas et al., 2014; Blowes et al., 2018)","plainCitation":"(Vellend et al., 2013; Dornelas et al., 2014; Blowes et al., 2018)","noteIndex":0},"citationItems":[{"id":585,"uris":["http://zotero.org/users/520161/items/H42NWFQP"],"uri":["http://zotero.org/users/520161/items/H42NWFQP"],"itemData":{"id":585,"type":"article-journal","title":"Global meta-analysis reveals no net change in local-scale plant biodiversity over time","container-title":"Proceedings of the National Academy of Sciences","page":"19456-19459","volume":"110","issue":"48","source":"CrossRef","URL":"http://www.pnas.org/cgi/doi/10.1073/pnas.1312779110","DOI":"10.1073/pnas.1312779110","ISSN":"0027-8424, 1091-6490","language":"en","author":[{"family":"Vellend","given":"M."},{"family":"Baeten","given":"L."},{"family":"Myers-Smith","given":"I. H."},{"family":"Elmendorf","given":"S. C."},{"family":"Beausejour","given":"R."},{"family":"Brown","given":"C. D."},{"family":"De Frenne","given":"P."},{"family":"Verheyen","given":"K."},{"family":"Wipf","given":"S."}],"issued":{"date-parts":[["2013",11,26]]},"accessed":{"date-parts":[["2017",3,22]]}}},{"id":529,"uris":["http://zotero.org/users/520161/items/D6GBS24Q"],"uri":["http://zotero.org/users/520161/items/D6GBS24Q"],"itemData":{"id":529,"type":"article-journal","title":"Assemblage time series reveal biodiversity change but not systematic loss","container-title":"Science","page":"296-299","volume":"344","issue":"6181","source":"CrossRef","URL":"http://www.sciencemag.org/cgi/doi/10.1126/science.1248484","DOI":"10.1126/science.1248484","ISSN":"0036-8075, 1095-9203","language":"en","author":[{"family":"Dornelas","given":"M."},{"family":"Gotelli","given":"N. J."},{"family":"McGill","given":"B."},{"family":"Shimadzu","given":"H."},{"family":"Moyes","given":"F."},{"family":"Sievers","given":"C."},{"family":"Magurran","given":"A. E."}],"issued":{"date-parts":[["2014",4,18]]},"accessed":{"date-parts":[["2017",3,22]]}}},{"id":2955,"uris":["http://zotero.org/users/520161/items/XURGZ7M2"],"uri":["http://zotero.org/users/520161/items/XURGZ7M2"],"itemData":{"id":2955,"type":"article-journal","title":"Biodiversity trends are stronger in marine than terrestrial assemblages","container-title":"bioRxiv","page":"457424","source":"www.biorxiv.org","abstract":"Human activities have fundamentally altered biodiversity. Extinction rates are elevated and model projections suggest drastic biodiversity declines. Yet, observed temporal trends in recent decades are highly variable, despite consistent change in species composition. Here, we uncover clear spatial patterns within this variation. We estimated trends in the richness and composition of assemblages in over 50,000 time-series, to provide the most comprehensive assessment of temporal change in biodiversity across the planet to date. The strongest, most consistent pattern shows compositional change dominated by species turnover, with marine taxa experiencing up to fourfold the variation in rates of change of terrestrial taxa. Richness change ranged from no change to richness gains or losses of ~10% per year, with tropical marine biomes experiencing the most extreme changes. Earth is undergoing a process of spatial reorganisation of species and, while few areas are unaffected, biodiversity change is consistently strongest in the oceans.","URL":"https://www.biorxiv.org/content/early/2018/10/30/457424","DOI":"10.1101/457424","language":"en","author":[{"family":"Blowes","given":"Shane"},{"family":"Supp","given":"Sarah"},{"family":"Antao","given":"Laura"},{"family":"Bates","given":"Amanda"},{"family":"Bruelheide","given":"Helge"},{"family":"Chase","given":"Jonathan"},{"family":"Moyes","given":"Faye"},{"family":"Magurran","given":"Anne"},{"family":"McGill","given":"Brian"},{"family":"Myers-Smith","given":"Isla"},{"family":"Winter","given":"Marten"},{"family":"Bjorkman","given":"Anne"},{"family":"Bowler","given":"Diana"},{"family":"Byrnes","given":"Jarrett EK"},{"family":"Gonzalez","given":"Andrew"},{"family":"Hines","given":"Jes"},{"family":"Isbell","given":"Forest"},{"family":"Jones","given":"Holly"},{"family":"Navarro","given":"Laetitia"},{"family":"Thompson","given":"Patrick"},{"family":"Vellend","given":"Mark"},{"family":"Waldock","given":"Conor"},{"family":"Dornelas","given":"Maria"}],"issued":{"date-parts":[["2018",10,30]]},"accessed":{"date-parts":[["2018",12,6]]}}}],"schema":"https://github.com/citation-style-language/schema/raw/master/csl-citation.json"} </w:delInstrText>
        </w:r>
      </w:del>
      <w:r w:rsidR="00485D9A">
        <w:rPr>
          <w:rFonts w:cs="Times New Roman"/>
        </w:rPr>
        <w:fldChar w:fldCharType="separate"/>
      </w:r>
      <w:ins w:id="375" w:author="Ines Martins" w:date="2020-08-28T11:50:00Z">
        <w:r w:rsidR="00DD5D72" w:rsidRPr="00DD5D72">
          <w:rPr>
            <w:rFonts w:ascii="Calibri" w:hAnsi="Calibri" w:cs="Calibri"/>
            <w:rPrChange w:id="376" w:author="Ines Martins" w:date="2020-08-28T11:50:00Z">
              <w:rPr/>
            </w:rPrChange>
          </w:rPr>
          <w:t>(M. Vellend et al., 2013; M. Dornelas et al., 2014; Blowes et al., 2018)</w:t>
        </w:r>
      </w:ins>
      <w:del w:id="377" w:author="Ines Martins" w:date="2020-08-28T11:50:00Z">
        <w:r w:rsidRPr="00DD5D72" w:rsidDel="00DD5D72">
          <w:rPr>
            <w:rPrChange w:id="378" w:author="Ines Martins" w:date="2020-08-28T11:50:00Z">
              <w:rPr>
                <w:rFonts w:ascii="Calibri" w:cs="Times New Roman"/>
              </w:rPr>
            </w:rPrChange>
          </w:rPr>
          <w:delText>(Vellend et al., 2013; Dornelas et al., 2014; Blowes et al., 2018)</w:delText>
        </w:r>
      </w:del>
      <w:r w:rsidR="00485D9A">
        <w:rPr>
          <w:rFonts w:cs="Times New Roman"/>
        </w:rPr>
        <w:fldChar w:fldCharType="end"/>
      </w:r>
      <w:r w:rsidR="00EE616C" w:rsidRPr="004426C1">
        <w:rPr>
          <w:rFonts w:cs="Times New Roman"/>
        </w:rPr>
        <w:t xml:space="preserve">. </w:t>
      </w:r>
      <w:r w:rsidR="00EE616C" w:rsidRPr="00D67AF6">
        <w:rPr>
          <w:rFonts w:cs="Times New Roman"/>
        </w:rPr>
        <w:t xml:space="preserve">Within the often seemingly unchanging patterns when measured as species richness, however, there </w:t>
      </w:r>
      <w:r w:rsidR="00EE616C">
        <w:rPr>
          <w:rFonts w:cs="Times New Roman"/>
        </w:rPr>
        <w:t>seem to be</w:t>
      </w:r>
      <w:r w:rsidR="00EE616C" w:rsidRPr="00D67AF6">
        <w:rPr>
          <w:rFonts w:cs="Times New Roman"/>
        </w:rPr>
        <w:t xml:space="preserve"> major changes in species composition through time </w:t>
      </w:r>
      <w:r w:rsidR="00EE616C">
        <w:rPr>
          <w:rFonts w:cstheme="minorHAnsi"/>
          <w:color w:val="000000" w:themeColor="text1"/>
        </w:rPr>
        <w:fldChar w:fldCharType="begin"/>
      </w:r>
      <w:ins w:id="379" w:author="Ines Martins" w:date="2020-08-28T11:50:00Z">
        <w:r w:rsidR="00DD5D72">
          <w:rPr>
            <w:rFonts w:cstheme="minorHAnsi"/>
            <w:color w:val="000000" w:themeColor="text1"/>
          </w:rPr>
          <w:instrText xml:space="preserve"> ADDIN ZOTERO_ITEM CSL_CITATION {"citationID":"HE62Km6D","properties":{"formattedCitation":"(Hillebrand et al., 2018)","plainCitation":"(Hillebrand et al., 2018)","noteIndex":0},"citationItems":[{"id":2693,"uris":["http://zotero.org/users/520161/items/UBWAQQA8"],"uri":["http://zotero.org/users/520161/items/UBWAQQA8"],"itemData":{"id":2693,"type":"article-journal","abstract":"Global concern about human impact on biological diversity has triggered an intense research agenda on drivers and consequences of biodiversity change in parallel with international policy seeking to conserve biodiversity and associated ecosystem functions. Quantifying the trends in biodiversity is far from trivial, however, as recently documented by meta-analyses, which report little if any net change in local species richness through time. Here, we summarise several limitations of species richness as a metric of biodiversity change and show that the expectation of directional species richness trends under changing conditions is invalid. Instead, we illustrate how a set of species turnover indices provide more information content regarding temporal trends in biodiversity, as they reflect how dominance and identity shift in communities over time. We apply these metrics to three monitoring datasets representing different ecosystem types. In all datasets, nearly complete species turnover occurred, but this was disconnected from any species richness trends. Instead, turnover was strongly influenced by changes in species presence (identities) and dominance (abundances). We further show that these metrics can detect phases of strong compositional shifts in monitoring data and thus identify a different aspect of biodiversity change decoupled from species richness. Synthesis and applications: Temporal trends in species richness are insufficient to capture key changes in biodiversity in changing environments. In fact, reductions in environmental quality can lead to transient increases in species richness if immigration or extinction has different temporal dynamics. Thus, biodiversity monitoring programmes need to go beyond analyses of trends in richness in favour of more meaningful assessments of biodiversity change.","container-title":"Journal of Applied Ecology","DOI":"10.1111/1365-2664.12959","ISSN":"1365-2664","issue":"1","language":"en","page":"169-184","source":"Wiley Online Library","title":"Biodiversity change is uncoupled from species richness trends: Consequences for conservation and monitoring","title-short":"Biodiversity change is uncoupled from species richness trends","volume":"55","author":[{"family":"Hillebrand","given":"Helmut"},{"family":"Blasius","given":"Bernd"},{"family":"Borer","given":"Elizabeth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W."},{"family":"Waal","given":"Dedmer B. Van","dropping-particle":"de"},{"family":"Ryabov","given":"Alexey B."}],"issued":{"date-parts":[["2018",1,1]]}}}],"schema":"https://github.com/citation-style-language/schema/raw/master/csl-citation.json"} </w:instrText>
        </w:r>
      </w:ins>
      <w:del w:id="380" w:author="Ines Martins" w:date="2020-08-28T11:50:00Z">
        <w:r w:rsidR="00451513" w:rsidDel="00DD5D72">
          <w:rPr>
            <w:rFonts w:cstheme="minorHAnsi"/>
            <w:color w:val="000000" w:themeColor="text1"/>
          </w:rPr>
          <w:delInstrText xml:space="preserve"> ADDIN ZOTERO_ITEM CSL_CITATION {"citationID":"HE62Km6D","properties":{"formattedCitation":"(Hillebrand et al., 2018)","plainCitation":"(Hillebrand et al., 2018)","noteIndex":0},"citationItems":[{"id":2693,"uris":["http://zotero.org/users/520161/items/UBWAQQA8"],"uri":["http://zotero.org/users/520161/items/UBWAQQA8"],"itemData":{"id":2693,"type":"article-journal","title":"Biodiversity change is uncoupled from species richness trends: Consequences for conservation and monitoring","container-title":"Journal of Applied Ecology","page":"169-184","volume":"55","issue":"1","source":"Wiley Online Library","abstract":"Global concern about human impact on biological diversity has triggered an intense research agenda on drivers and consequences of biodiversity change in parallel with international policy seeking to conserve biodiversity and associated ecosystem functions. Quantifying the trends in biodiversity is far from trivial, however, as recently documented by meta-analyses, which report little if any net change in local species richness through time. Here, we summarise several limitations of species richness as a metric of biodiversity change and show that the expectation of directional species richness trends under changing conditions is invalid. Instead, we illustrate how a set of species turnover indices provide more information content regarding temporal trends in biodiversity, as they reflect how dominance and identity shift in communities over time. We apply these metrics to three monitoring datasets representing different ecosystem types. In all datasets, nearly complete species turnover occurred, but this was disconnected from any species richness trends. Instead, turnover was strongly influenced by changes in species presence (identities) and dominance (abundances). We further show that these metrics can detect phases of strong compositional shifts in monitoring data and thus identify a different aspect of biodiversity change decoupled from species richness. Synthesis and applications: Temporal trends in species richness are insufficient to capture key changes in biodiversity in changing environments. In fact, reductions in environmental quality can lead to transient increases in species richness if immigration or extinction has different temporal dynamics. Thus, biodiversity monitoring programmes need to go beyond analyses of trends in richness in favour of more meaningful assessments of biodiversity change.","URL":"https://besjournals.onlinelibrary.wiley.com/doi/abs/10.1111/1365-2664.12959","DOI":"10.1111/1365-2664.12959","ISSN":"1365-2664","title-short":"Biodiversity change is uncoupled from species richness trends","language":"en","author":[{"family":"Hillebrand","given":"Helmut"},{"family":"Blasius","given":"Bernd"},{"family":"Borer","given":"Elizabeth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W."},{"family":"Waal","given":"Dedmer B. Van","dropping-particle":"de"},{"family":"Ryabov","given":"Alexey B."}],"issued":{"date-parts":[["2018",1,1]]},"accessed":{"date-parts":[["2018",5,18]]}}}],"schema":"https://github.com/citation-style-language/schema/raw/master/csl-citation.json"} </w:delInstrText>
        </w:r>
      </w:del>
      <w:r w:rsidR="00EE616C">
        <w:rPr>
          <w:rFonts w:cstheme="minorHAnsi"/>
          <w:color w:val="000000" w:themeColor="text1"/>
        </w:rPr>
        <w:fldChar w:fldCharType="separate"/>
      </w:r>
      <w:r w:rsidR="00EE616C">
        <w:rPr>
          <w:rFonts w:cstheme="minorHAnsi"/>
          <w:noProof/>
          <w:color w:val="000000" w:themeColor="text1"/>
        </w:rPr>
        <w:t>(Hillebrand et al., 2018)</w:t>
      </w:r>
      <w:r w:rsidR="00EE616C">
        <w:rPr>
          <w:rFonts w:cstheme="minorHAnsi"/>
          <w:color w:val="000000" w:themeColor="text1"/>
        </w:rPr>
        <w:fldChar w:fldCharType="end"/>
      </w:r>
      <w:r w:rsidR="00EE616C" w:rsidRPr="00D67AF6">
        <w:rPr>
          <w:rFonts w:cs="Times New Roman"/>
        </w:rPr>
        <w:t xml:space="preserve">. </w:t>
      </w:r>
      <w:del w:id="381" w:author="Ines Martins" w:date="2020-10-01T17:17:00Z">
        <w:r w:rsidR="00EE616C" w:rsidDel="009E13E5">
          <w:rPr>
            <w:rFonts w:cs="Times New Roman"/>
          </w:rPr>
          <w:delText xml:space="preserve"> </w:delText>
        </w:r>
      </w:del>
      <w:r w:rsidR="00EE616C">
        <w:rPr>
          <w:rFonts w:cs="Times New Roman"/>
        </w:rPr>
        <w:t xml:space="preserve">Our </w:t>
      </w:r>
      <w:r w:rsidR="00A742A6">
        <w:rPr>
          <w:rFonts w:cs="Times New Roman"/>
        </w:rPr>
        <w:t xml:space="preserve">local and regional </w:t>
      </w:r>
      <w:r w:rsidR="00EE616C">
        <w:rPr>
          <w:rFonts w:cs="Times New Roman"/>
        </w:rPr>
        <w:t>results agree with such findings</w:t>
      </w:r>
      <w:r w:rsidR="00A742A6">
        <w:rPr>
          <w:rFonts w:cs="Times New Roman"/>
        </w:rPr>
        <w:t xml:space="preserve">. </w:t>
      </w:r>
      <w:r w:rsidR="00EE616C" w:rsidRPr="001C00D6">
        <w:rPr>
          <w:rFonts w:cstheme="minorHAnsi"/>
          <w:bCs/>
          <w:color w:val="000000" w:themeColor="text1"/>
          <w:highlight w:val="yellow"/>
        </w:rPr>
        <w:t>[</w:t>
      </w:r>
      <w:r w:rsidR="00B5209C">
        <w:rPr>
          <w:rFonts w:cstheme="minorHAnsi"/>
          <w:bCs/>
          <w:color w:val="000000" w:themeColor="text1"/>
          <w:highlight w:val="yellow"/>
        </w:rPr>
        <w:t>A</w:t>
      </w:r>
      <w:r w:rsidR="00EE616C">
        <w:rPr>
          <w:rFonts w:cstheme="minorHAnsi"/>
          <w:bCs/>
          <w:color w:val="000000" w:themeColor="text1"/>
          <w:highlight w:val="yellow"/>
        </w:rPr>
        <w:t>dd a bit more about species composition change</w:t>
      </w:r>
      <w:r w:rsidR="00E14871">
        <w:rPr>
          <w:rFonts w:cstheme="minorHAnsi"/>
          <w:bCs/>
          <w:color w:val="000000" w:themeColor="text1"/>
          <w:highlight w:val="yellow"/>
        </w:rPr>
        <w:t>:</w:t>
      </w:r>
      <w:r w:rsidR="00B5209C">
        <w:rPr>
          <w:rFonts w:cstheme="minorHAnsi"/>
          <w:bCs/>
          <w:color w:val="000000" w:themeColor="text1"/>
          <w:highlight w:val="yellow"/>
        </w:rPr>
        <w:t xml:space="preserve"> Dynamics between forest and non-forest species, </w:t>
      </w:r>
      <w:proofErr w:type="gramStart"/>
      <w:r>
        <w:rPr>
          <w:rFonts w:cstheme="minorHAnsi"/>
          <w:bCs/>
          <w:color w:val="000000" w:themeColor="text1"/>
          <w:highlight w:val="yellow"/>
        </w:rPr>
        <w:t>etc</w:t>
      </w:r>
      <w:r w:rsidR="00B5209C">
        <w:rPr>
          <w:rFonts w:cstheme="minorHAnsi"/>
          <w:bCs/>
          <w:color w:val="000000" w:themeColor="text1"/>
          <w:highlight w:val="yellow"/>
        </w:rPr>
        <w:t>.</w:t>
      </w:r>
      <w:r w:rsidR="00E14871">
        <w:rPr>
          <w:rFonts w:cstheme="minorHAnsi"/>
          <w:bCs/>
          <w:color w:val="000000" w:themeColor="text1"/>
          <w:highlight w:val="yellow"/>
        </w:rPr>
        <w:t xml:space="preserve"> </w:t>
      </w:r>
      <w:r w:rsidR="00EE616C" w:rsidRPr="001C00D6">
        <w:rPr>
          <w:rFonts w:cstheme="minorHAnsi"/>
          <w:bCs/>
          <w:color w:val="000000" w:themeColor="text1"/>
          <w:highlight w:val="yellow"/>
        </w:rPr>
        <w:t>]</w:t>
      </w:r>
      <w:proofErr w:type="gramEnd"/>
      <w:r w:rsidR="00BE2E02">
        <w:rPr>
          <w:rFonts w:cstheme="minorHAnsi"/>
          <w:bCs/>
          <w:color w:val="000000" w:themeColor="text1"/>
        </w:rPr>
        <w:t xml:space="preserve">. </w:t>
      </w:r>
    </w:p>
    <w:p w14:paraId="0CC5DD46" w14:textId="3A6AEBA8" w:rsidR="009F530B" w:rsidRDefault="00042BDC" w:rsidP="003078AF">
      <w:pPr>
        <w:spacing w:line="360" w:lineRule="auto"/>
        <w:jc w:val="both"/>
        <w:rPr>
          <w:rFonts w:cs="Times New Roman"/>
          <w:lang w:val="en-GB"/>
        </w:rPr>
      </w:pPr>
      <w:r>
        <w:rPr>
          <w:rFonts w:cs="Times New Roman"/>
          <w:lang w:val="en-GB"/>
        </w:rPr>
        <w:lastRenderedPageBreak/>
        <w:t xml:space="preserve">Application of </w:t>
      </w:r>
      <w:r w:rsidR="009F530B">
        <w:rPr>
          <w:rFonts w:cs="Times New Roman"/>
          <w:lang w:val="en-GB"/>
        </w:rPr>
        <w:t xml:space="preserve">the </w:t>
      </w:r>
      <w:r>
        <w:rPr>
          <w:rFonts w:cs="Times New Roman"/>
          <w:lang w:val="en-GB"/>
        </w:rPr>
        <w:t xml:space="preserve">countryside SAR allowed us to </w:t>
      </w:r>
      <w:commentRangeStart w:id="382"/>
      <w:r>
        <w:rPr>
          <w:rFonts w:cs="Times New Roman"/>
          <w:lang w:val="en-GB"/>
        </w:rPr>
        <w:t>allocate</w:t>
      </w:r>
      <w:commentRangeEnd w:id="382"/>
      <w:r>
        <w:rPr>
          <w:rStyle w:val="CommentReference"/>
        </w:rPr>
        <w:commentReference w:id="382"/>
      </w:r>
      <w:r>
        <w:rPr>
          <w:rFonts w:cs="Times New Roman"/>
          <w:lang w:val="en-GB"/>
        </w:rPr>
        <w:t xml:space="preserve"> the total projected loss to individual species functional groups. </w:t>
      </w:r>
      <w:r w:rsidR="00A742A6">
        <w:rPr>
          <w:rFonts w:cs="Times New Roman"/>
          <w:lang w:val="en-GB"/>
        </w:rPr>
        <w:t>All future scenarios show</w:t>
      </w:r>
      <w:r w:rsidR="004426C1">
        <w:rPr>
          <w:rFonts w:cs="Times New Roman"/>
          <w:lang w:val="en-GB"/>
        </w:rPr>
        <w:t>ed</w:t>
      </w:r>
      <w:r w:rsidR="00A742A6">
        <w:rPr>
          <w:rFonts w:cs="Times New Roman"/>
          <w:lang w:val="en-GB"/>
        </w:rPr>
        <w:t xml:space="preserve"> a decrease in primary vegetation in order to meet the increasing wood demand </w:t>
      </w:r>
      <w:r w:rsidR="00A742A6" w:rsidRPr="004426C1">
        <w:rPr>
          <w:rFonts w:cs="Times New Roman"/>
          <w:highlight w:val="yellow"/>
          <w:lang w:val="en-GB"/>
        </w:rPr>
        <w:t>[REF]</w:t>
      </w:r>
      <w:r w:rsidR="00A742A6">
        <w:rPr>
          <w:rFonts w:cs="Times New Roman"/>
          <w:lang w:val="en-GB"/>
        </w:rPr>
        <w:t xml:space="preserve">. </w:t>
      </w:r>
      <w:commentRangeStart w:id="383"/>
      <w:r w:rsidR="00A742A6">
        <w:rPr>
          <w:rFonts w:cs="Times New Roman"/>
          <w:lang w:val="en-GB"/>
        </w:rPr>
        <w:t xml:space="preserve">We found that this leads to substantial forest bird loss in all three scenarios, regardless of mitigation strategies, </w:t>
      </w:r>
      <w:r w:rsidR="00A742A6" w:rsidRPr="00155995">
        <w:rPr>
          <w:rFonts w:cs="Times New Roman"/>
          <w:lang w:val="en-GB"/>
        </w:rPr>
        <w:t>as primary vegetation is the forest species native habitat</w:t>
      </w:r>
      <w:r w:rsidR="003078AF">
        <w:rPr>
          <w:rFonts w:cs="Times New Roman"/>
          <w:lang w:val="en-GB"/>
        </w:rPr>
        <w:t xml:space="preserve">. </w:t>
      </w:r>
      <w:r w:rsidR="004426C1">
        <w:rPr>
          <w:rFonts w:cs="Times New Roman"/>
          <w:lang w:val="en-GB"/>
        </w:rPr>
        <w:t>While</w:t>
      </w:r>
      <w:r w:rsidR="003078AF">
        <w:rPr>
          <w:rFonts w:cs="Times New Roman"/>
          <w:lang w:val="en-GB"/>
        </w:rPr>
        <w:t>, non-forest species diversity increases with the expansion</w:t>
      </w:r>
      <w:r w:rsidR="003078AF" w:rsidRPr="00155995">
        <w:rPr>
          <w:rFonts w:cs="Times New Roman"/>
          <w:lang w:val="en-GB"/>
        </w:rPr>
        <w:t xml:space="preserve"> </w:t>
      </w:r>
      <w:r w:rsidR="003078AF">
        <w:rPr>
          <w:rFonts w:cs="Times New Roman"/>
          <w:lang w:val="en-GB"/>
        </w:rPr>
        <w:t xml:space="preserve">of </w:t>
      </w:r>
      <w:r w:rsidR="003078AF" w:rsidRPr="00155995">
        <w:rPr>
          <w:rFonts w:cs="Times New Roman"/>
          <w:lang w:val="en-GB"/>
        </w:rPr>
        <w:t>pastures and secondary vegetation</w:t>
      </w:r>
      <w:r w:rsidR="003078AF">
        <w:rPr>
          <w:rFonts w:cs="Times New Roman"/>
          <w:lang w:val="en-GB"/>
        </w:rPr>
        <w:t xml:space="preserve">, </w:t>
      </w:r>
      <w:r w:rsidR="003078AF" w:rsidRPr="00155995">
        <w:rPr>
          <w:rFonts w:cs="Times New Roman"/>
          <w:lang w:val="en-GB"/>
        </w:rPr>
        <w:t>the</w:t>
      </w:r>
      <w:r w:rsidR="003078AF">
        <w:rPr>
          <w:rFonts w:cs="Times New Roman"/>
          <w:lang w:val="en-GB"/>
        </w:rPr>
        <w:t>ir</w:t>
      </w:r>
      <w:r w:rsidR="003078AF" w:rsidRPr="00155995">
        <w:rPr>
          <w:rFonts w:cs="Times New Roman"/>
          <w:lang w:val="en-GB"/>
        </w:rPr>
        <w:t xml:space="preserve"> </w:t>
      </w:r>
      <w:r w:rsidR="003078AF">
        <w:rPr>
          <w:rFonts w:cs="Times New Roman"/>
          <w:lang w:val="en-GB"/>
        </w:rPr>
        <w:t>more</w:t>
      </w:r>
      <w:r w:rsidR="003078AF" w:rsidRPr="00155995">
        <w:rPr>
          <w:rFonts w:cs="Times New Roman"/>
          <w:lang w:val="en-GB"/>
        </w:rPr>
        <w:t xml:space="preserve"> </w:t>
      </w:r>
      <w:proofErr w:type="spellStart"/>
      <w:r w:rsidR="004426C1" w:rsidRPr="004426C1">
        <w:rPr>
          <w:rFonts w:cs="Times New Roman"/>
          <w:lang w:val="en-GB"/>
        </w:rPr>
        <w:t>favorable</w:t>
      </w:r>
      <w:proofErr w:type="spellEnd"/>
      <w:r w:rsidR="003078AF" w:rsidRPr="00155995">
        <w:rPr>
          <w:rFonts w:cs="Times New Roman"/>
          <w:lang w:val="en-GB"/>
        </w:rPr>
        <w:t xml:space="preserve"> habitat</w:t>
      </w:r>
      <w:r w:rsidR="003078AF">
        <w:rPr>
          <w:rFonts w:cs="Times New Roman"/>
          <w:lang w:val="en-GB"/>
        </w:rPr>
        <w:t>.</w:t>
      </w:r>
      <w:r>
        <w:rPr>
          <w:rFonts w:cs="Times New Roman"/>
          <w:lang w:val="en-GB"/>
        </w:rPr>
        <w:t xml:space="preserve"> </w:t>
      </w:r>
      <w:r w:rsidR="003078AF" w:rsidRPr="00155995">
        <w:rPr>
          <w:rFonts w:cstheme="minorHAnsi"/>
          <w:bCs/>
          <w:color w:val="000000" w:themeColor="text1"/>
        </w:rPr>
        <w:t xml:space="preserve">Such insights are of particular importance, as changing species composition may have major consequences for ecosystem functioning (e.g., reduction in genetic diversity or homogenization of species composition at local scales) </w:t>
      </w:r>
      <w:r w:rsidR="003078AF">
        <w:rPr>
          <w:rFonts w:cstheme="minorHAnsi"/>
          <w:bCs/>
          <w:color w:val="000000" w:themeColor="text1"/>
        </w:rPr>
        <w:fldChar w:fldCharType="begin"/>
      </w:r>
      <w:ins w:id="384" w:author="Ines Martins" w:date="2020-08-28T11:50:00Z">
        <w:r w:rsidR="00DD5D72">
          <w:rPr>
            <w:rFonts w:cstheme="minorHAnsi"/>
            <w:bCs/>
            <w:color w:val="000000" w:themeColor="text1"/>
          </w:rPr>
          <w:instrText xml:space="preserve"> ADDIN ZOTERO_ITEM CSL_CITATION {"citationID":"a264n2s12sb","properties":{"formattedCitation":"(Cardinale et al., 2012; Hooper et al., 2012; Tilman et al., 2014)","plainCitation":"(Cardinale et al., 2012; Hooper et al., 2012; Tilman et al., 2014)","noteIndex":0},"citationItems":[{"id":474,"uris":["http://zotero.org/users/520161/items/9BM33A64"],"uri":["http://zotero.org/users/520161/items/9BM33A64"],"itemData":{"id":474,"type":"article-journal","container-title":"Nature","DOI":"10.1038/nature11148","ISSN":"0028-0836, 1476-4687","issue":"7401","page":"59-67","source":"CrossRef","title":"Biodiversity loss and its impact on humanity","volume":"486","author":[{"family":"Cardinale","given":"Bradley J."},{"family":"Duffy","given":"J. Emmett"},{"family":"Gonzalez","given":"Andrew"},{"family":"Hooper","given":"David U."},{"family":"Perrings","given":"Charles"},{"family":"Venail","given":"Patrick"},{"family":"Narwani","given":"Anita"},{"family":"Mace","given":"Georgina M."},{"family":"Tilman","given":"David"},{"family":"Wardle","given":"David A."},{"family":"Kinzig","given":"Ann P."},{"family":"Daily","given":"Gretchen C."},{"family":"Loreau","given":"Michel"},{"family":"Grace","given":"James B."},{"family":"Larigauderie","given":"Anne"},{"family":"Srivastava","given":"Diane S."},{"family":"Naeem","given":"Shahid"}],"issued":{"date-parts":[["2012",6,6]]}}},{"id":2739,"uris":["http://zotero.org/users/520161/items/W9UA3VQU"],"uri":["http://zotero.org/users/520161/items/W9UA3VQU"],"itemData":{"id":2739,"type":"article-journal","abstract":"Evidence is mounting that extinctions are altering key processes important to the productivity and sustainability of Earth’s ecosystems1,2,3,4. Further species loss will accelerate change in ecosystem processes5,6,7,8, but it is unclear how these effects compare to the direct effects of other forms of environmental change that are both driving diversity loss and altering ecosystem function. Here we use a suite of meta-analyses of published data to show that the effects of species loss on productivity and decomposition—two processes important in all ecosystems—are of comparable magnitude to the effects of many other global environmental changes. In experiments, intermediate levels of species loss (21–40%) reduced plant production by 5–10%, comparable to previously documented effects of ultraviolet radiation and climate warming. Higher levels of extinction (41–60%) had effects rivalling those of ozone, acidification, elevated CO2 and nutrient pollution. At intermediate levels, species loss generally had equal or greater effects on decomposition than did elevated CO2 and nitrogen addition. The identity of species lost also had a large effect on changes in productivity and decomposition, generating a wide range of plausible outcomes for extinction. Despite the need for more studies on interactive effects of diversity loss and environmental changes, our analyses clearly show that the ecosystem consequences of local species loss are as quantitatively significant as the direct effects of several global change stressors that have mobilized major international concern and remediation efforts9.","container-title":"Nature","DOI":"10.1038/nature11118","ISSN":"1476-4687","issue":"7401","language":"en","page":"105-108","source":"www.nature.com","title":"A global synthesis reveals biodiversity loss as a major driver of ecosystem change","volume":"486","author":[{"family":"Hooper","given":"David U."},{"family":"Adair","given":"E. Carol"},{"family":"Cardinale","given":"Bradley J."},{"family":"Byrnes","given":"Jarrett E. K."},{"family":"Hungate","given":"Bruce A."},{"family":"Matulich","given":"Kristin L."},{"family":"Gonzalez","given":"Andrew"},{"family":"Duffy","given":"J. Emmett"},{"family":"Gamfeldt","given":"Lars"},{"family":"O’Connor","given":"Mary I."}],"issued":{"date-parts":[["2012",6]]}}},{"id":2733,"uris":["http://zotero.org/users/520161/items/AABWECW9"],"uri":["http://zotero.org/users/520161/items/AABWECW9"],"itemData":{"id":2733,"type":"article-journal","abstract":"Species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priority.","container-title":"Annual Review of Ecology, Evolution, and Systematics","DOI":"10.1146/annurev-ecolsys-120213-091917","issue":"1","page":"471-493","source":"Annual Reviews","title":"Biodiversity and Ecosystem Functioning","volume":"45","author":[{"family":"Tilman","given":"David"},{"family":"Isbell","given":"Forest"},{"family":"Cowles","given":"Jane M."}],"issued":{"date-parts":[["2014"]]}}}],"schema":"https://github.com/citation-style-language/schema/raw/master/csl-citation.json"} </w:instrText>
        </w:r>
      </w:ins>
      <w:del w:id="385" w:author="Ines Martins" w:date="2020-08-28T11:50:00Z">
        <w:r w:rsidR="004426C1" w:rsidDel="00DD5D72">
          <w:rPr>
            <w:rFonts w:cstheme="minorHAnsi"/>
            <w:bCs/>
            <w:color w:val="000000" w:themeColor="text1"/>
          </w:rPr>
          <w:delInstrText xml:space="preserve"> ADDIN ZOTERO_ITEM CSL_CITATION {"citationID":"a264n2s12sb","properties":{"formattedCitation":"(Cardinale et al., 2012; Hooper et al., 2012; Tilman, Isbell, &amp; Cowles, 2014)","plainCitation":"(Cardinale et al., 2012; Hooper et al., 2012; Tilman, Isbell, &amp; Cowles, 2014)","noteIndex":0},"citationItems":[{"id":474,"uris":["http://zotero.org/users/520161/items/9BM33A64"],"uri":["http://zotero.org/users/520161/items/9BM33A64"],"itemData":{"id":474,"type":"article-journal","title":"Biodiversity loss and its impact on humanity","container-title":"Nature","page":"59-67","volume":"486","issue":"7401","source":"CrossRef","URL":"http://www.nature.com/doifinder/10.1038/nature11148","DOI":"10.1038/nature11148","ISSN":"0028-0836, 1476-4687","author":[{"family":"Cardinale","given":"Bradley J."},{"family":"Duffy","given":"J. Emmett"},{"family":"Gonzalez","given":"Andrew"},{"family":"Hooper","given":"David U."},{"family":"Perrings","given":"Charles"},{"family":"Venail","given":"Patrick"},{"family":"Narwani","given":"Anita"},{"family":"Mace","given":"Georgina M."},{"family":"Tilman","given":"David"},{"family":"Wardle","given":"David A."},{"family":"Kinzig","given":"Ann P."},{"family":"Daily","given":"Gretchen C."},{"family":"Loreau","given":"Michel"},{"family":"Grace","given":"James B."},{"family":"Larigauderie","given":"Anne"},{"family":"Srivastava","given":"Diane S."},{"family":"Naeem","given":"Shahid"}],"issued":{"date-parts":[["2012",6,6]]},"accessed":{"date-parts":[["2014",9,22]]}}},{"id":2739,"uris":["http://zotero.org/users/520161/items/W9UA3VQU"],"uri":["http://zotero.org/users/520161/items/W9UA3VQU"],"itemData":{"id":2739,"type":"article-journal","title":"A global synthesis reveals biodiversity loss as a major driver of ecosystem change","container-title":"Nature","page":"105-108","volume":"486","issue":"7401","source":"www.nature.com","abstract":"Evidence is mounting that extinctions are altering key processes important to the productivity and sustainability of Earth’s ecosystems1,2,3,4. Further species loss will accelerate change in ecosystem processes5,6,7,8, but it is unclear how these effects compare to the direct effects of other forms of environmental change that are both driving diversity loss and altering ecosystem function. Here we use a suite of meta-analyses of published data to show that the effects of species loss on productivity and decomposition—two processes important in all ecosystems—are of comparable magnitude to the effects of many other global environmental changes. In experiments, intermediate levels of species loss (21–40%) reduced plant production by 5–10%, comparable to previously documented effects of ultraviolet radiation and climate warming. Higher levels of extinction (41–60%) had effects rivalling those of ozone, acidification, elevated CO2 and nutrient pollution. At intermediate levels, species loss generally had equal or greater effects on decomposition than did elevated CO2 and nitrogen addition. The identity of species lost also had a large effect on changes in productivity and decomposition, generating a wide range of plausible outcomes for extinction. Despite the need for more studies on interactive effects of diversity loss and environmental changes, our analyses clearly show that the ecosystem consequences of local species loss are as quantitatively significant as the direct effects of several global change stressors that have mobilized major international concern and remediation efforts9.","URL":"https://www.nature.com/articles/nature11118","DOI":"10.1038/nature11118","ISSN":"1476-4687","language":"en","author":[{"family":"Hooper","given":"David U."},{"family":"Adair","given":"E. Carol"},{"family":"Cardinale","given":"Bradley J."},{"family":"Byrnes","given":"Jarrett E. K."},{"family":"Hungate","given":"Bruce A."},{"family":"Matulich","given":"Kristin L."},{"family":"Gonzalez","given":"Andrew"},{"family":"Duffy","given":"J. Emmett"},{"family":"Gamfeldt","given":"Lars"},{"family":"O’Connor","given":"Mary I."}],"issued":{"date-parts":[["2012",6]]},"accessed":{"date-parts":[["2018",6,10]]}}},{"id":2733,"uris":["http://zotero.org/users/520161/items/AABWECW9"],"uri":["http://zotero.org/users/520161/items/AABWECW9"],"itemData":{"id":2733,"type":"article-journal","title":"Biodiversity and Ecosystem Functioning","container-title":"Annual Review of Ecology, Evolution, and Systematics","page":"471-493","volume":"45","issue":"1","source":"Annual Reviews","abstract":"Species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priority.","URL":"https://doi.org/10.1146/annurev-ecolsys-120213-091917","DOI":"10.1146/annurev-ecolsys-120213-091917","author":[{"family":"Tilman","given":"David"},{"family":"Isbell","given":"Forest"},{"family":"Cowles","given":"Jane M."}],"issued":{"date-parts":[["2014"]]},"accessed":{"date-parts":[["2018",6,7]]}}}],"schema":"https://github.com/citation-style-language/schema/raw/master/csl-citation.json"} </w:delInstrText>
        </w:r>
      </w:del>
      <w:r w:rsidR="003078AF">
        <w:rPr>
          <w:rFonts w:cstheme="minorHAnsi"/>
          <w:bCs/>
          <w:color w:val="000000" w:themeColor="text1"/>
        </w:rPr>
        <w:fldChar w:fldCharType="separate"/>
      </w:r>
      <w:ins w:id="386" w:author="Ines Martins" w:date="2020-08-28T11:50:00Z">
        <w:r w:rsidR="00DD5D72" w:rsidRPr="00DD5D72">
          <w:rPr>
            <w:rFonts w:ascii="Calibri" w:hAnsi="Calibri" w:cs="Calibri"/>
            <w:rPrChange w:id="387" w:author="Ines Martins" w:date="2020-08-28T11:50:00Z">
              <w:rPr/>
            </w:rPrChange>
          </w:rPr>
          <w:t>(Cardinale et al., 2012; Hooper et al., 2012; Tilman et al., 2014)</w:t>
        </w:r>
      </w:ins>
      <w:del w:id="388" w:author="Ines Martins" w:date="2020-08-28T11:50:00Z">
        <w:r w:rsidR="004426C1" w:rsidRPr="00DD5D72" w:rsidDel="00DD5D72">
          <w:rPr>
            <w:rPrChange w:id="389" w:author="Ines Martins" w:date="2020-08-28T11:50:00Z">
              <w:rPr>
                <w:rFonts w:ascii="Calibri" w:cs="Times New Roman"/>
                <w:color w:val="000000"/>
              </w:rPr>
            </w:rPrChange>
          </w:rPr>
          <w:delText>(Cardinale et al., 2012; Hooper et al., 2012; Tilman, Isbell, &amp; Cowles, 2014)</w:delText>
        </w:r>
      </w:del>
      <w:r w:rsidR="003078AF">
        <w:rPr>
          <w:rFonts w:cstheme="minorHAnsi"/>
          <w:bCs/>
          <w:color w:val="000000" w:themeColor="text1"/>
        </w:rPr>
        <w:fldChar w:fldCharType="end"/>
      </w:r>
      <w:r w:rsidR="003078AF">
        <w:rPr>
          <w:rFonts w:cstheme="minorHAnsi"/>
          <w:bCs/>
          <w:color w:val="000000" w:themeColor="text1"/>
        </w:rPr>
        <w:t xml:space="preserve">. </w:t>
      </w:r>
      <w:commentRangeEnd w:id="383"/>
      <w:r w:rsidR="00E44BC8">
        <w:rPr>
          <w:rStyle w:val="CommentReference"/>
        </w:rPr>
        <w:commentReference w:id="383"/>
      </w:r>
      <w:r>
        <w:rPr>
          <w:rFonts w:cs="Times New Roman"/>
          <w:lang w:val="en-GB"/>
        </w:rPr>
        <w:t>While</w:t>
      </w:r>
      <w:r w:rsidR="0089114A">
        <w:rPr>
          <w:rFonts w:cs="Times New Roman"/>
          <w:lang w:val="en-GB"/>
        </w:rPr>
        <w:t xml:space="preserve"> it is</w:t>
      </w:r>
      <w:r w:rsidRPr="00E14871">
        <w:rPr>
          <w:rFonts w:cs="Times New Roman"/>
        </w:rPr>
        <w:t xml:space="preserve"> unavoidable that there will be some loser species independently of the chosen plan of action</w:t>
      </w:r>
      <w:r>
        <w:rPr>
          <w:rFonts w:cs="Times New Roman"/>
        </w:rPr>
        <w:t xml:space="preserve">, target </w:t>
      </w:r>
      <w:r>
        <w:rPr>
          <w:rFonts w:cs="Times New Roman"/>
          <w:bCs/>
        </w:rPr>
        <w:t>c</w:t>
      </w:r>
      <w:r w:rsidRPr="00042BDC">
        <w:rPr>
          <w:rFonts w:cs="Times New Roman"/>
          <w:bCs/>
        </w:rPr>
        <w:t xml:space="preserve">onservation efforts </w:t>
      </w:r>
      <w:r w:rsidR="009F530B">
        <w:rPr>
          <w:rFonts w:cs="Times New Roman"/>
          <w:bCs/>
        </w:rPr>
        <w:t xml:space="preserve">can and </w:t>
      </w:r>
      <w:r w:rsidRPr="00042BDC">
        <w:rPr>
          <w:rFonts w:cs="Times New Roman"/>
          <w:bCs/>
        </w:rPr>
        <w:t>should be implemented to safeguard these species and/or strategies to maintain their habitats requirements within the landscape, thus minimizing losses</w:t>
      </w:r>
      <w:r>
        <w:rPr>
          <w:rFonts w:cs="Times New Roman"/>
          <w:bCs/>
        </w:rPr>
        <w:t>.</w:t>
      </w:r>
      <w:r w:rsidR="004426C1">
        <w:rPr>
          <w:rFonts w:cs="Times New Roman"/>
          <w:bCs/>
        </w:rPr>
        <w:t xml:space="preserve"> </w:t>
      </w:r>
      <w:proofErr w:type="spellStart"/>
      <w:r w:rsidR="009F530B">
        <w:rPr>
          <w:rFonts w:cs="Times New Roman"/>
          <w:bCs/>
        </w:rPr>
        <w:t>Su</w:t>
      </w:r>
      <w:proofErr w:type="spellEnd"/>
      <w:r>
        <w:rPr>
          <w:rFonts w:cs="Times New Roman"/>
          <w:lang w:val="en-GB"/>
        </w:rPr>
        <w:t xml:space="preserve">stainable forest management, for </w:t>
      </w:r>
      <w:r w:rsidR="009F530B">
        <w:rPr>
          <w:rFonts w:cs="Times New Roman"/>
          <w:lang w:val="en-GB"/>
        </w:rPr>
        <w:t xml:space="preserve">instance, </w:t>
      </w:r>
      <w:r>
        <w:rPr>
          <w:rFonts w:cs="Times New Roman"/>
          <w:lang w:val="en-GB"/>
        </w:rPr>
        <w:t>will be critical for future biodiversity conservation</w:t>
      </w:r>
      <w:r w:rsidR="003078AF">
        <w:rPr>
          <w:rFonts w:cs="Times New Roman"/>
          <w:lang w:val="en-GB"/>
        </w:rPr>
        <w:t xml:space="preserve"> </w:t>
      </w:r>
      <w:r w:rsidR="003078AF" w:rsidRPr="004426C1">
        <w:rPr>
          <w:rFonts w:cs="Times New Roman"/>
          <w:highlight w:val="yellow"/>
          <w:lang w:val="en-GB"/>
        </w:rPr>
        <w:t>[REF]</w:t>
      </w:r>
      <w:r w:rsidR="009F530B">
        <w:rPr>
          <w:rFonts w:cs="Times New Roman"/>
          <w:lang w:val="en-GB"/>
        </w:rPr>
        <w:t xml:space="preserve">, as well as promoting better harvesting techniques such as reduced impact logging, to minimize biodiversity impacts </w:t>
      </w:r>
      <w:r w:rsidR="009F530B" w:rsidRPr="004426C1">
        <w:rPr>
          <w:rFonts w:cs="Times New Roman"/>
          <w:highlight w:val="yellow"/>
          <w:lang w:val="en-GB"/>
        </w:rPr>
        <w:t>[REF]</w:t>
      </w:r>
      <w:r w:rsidR="009F530B">
        <w:rPr>
          <w:rFonts w:cs="Times New Roman"/>
          <w:lang w:val="en-GB"/>
        </w:rPr>
        <w:t>.</w:t>
      </w:r>
    </w:p>
    <w:p w14:paraId="0A754832" w14:textId="06CDDF27" w:rsidR="00977A22" w:rsidRDefault="000458F2" w:rsidP="003078AF">
      <w:pPr>
        <w:spacing w:line="360" w:lineRule="auto"/>
        <w:jc w:val="both"/>
        <w:rPr>
          <w:ins w:id="390" w:author="Ines Martins" w:date="2019-10-28T17:21:00Z"/>
          <w:rFonts w:cs="Times New Roman"/>
          <w:lang w:val="en-GB"/>
        </w:rPr>
      </w:pPr>
      <w:proofErr w:type="spellStart"/>
      <w:ins w:id="391" w:author="Ines Martins" w:date="2019-10-28T17:21:00Z">
        <w:r>
          <w:rPr>
            <w:rFonts w:cstheme="minorHAnsi"/>
            <w:color w:val="000000" w:themeColor="text1"/>
          </w:rPr>
          <w:t>n</w:t>
        </w:r>
        <w:proofErr w:type="spellEnd"/>
        <w:r>
          <w:rPr>
            <w:rFonts w:cstheme="minorHAnsi"/>
            <w:color w:val="000000" w:themeColor="text1"/>
          </w:rPr>
          <w:t xml:space="preserve"> fact, </w:t>
        </w:r>
        <w:r w:rsidRPr="00171660">
          <w:rPr>
            <w:rFonts w:cstheme="minorHAnsi"/>
            <w:color w:val="000000" w:themeColor="text1"/>
          </w:rPr>
          <w:t xml:space="preserve">systematic </w:t>
        </w:r>
        <w:commentRangeStart w:id="392"/>
        <w:r w:rsidRPr="00171660">
          <w:rPr>
            <w:rFonts w:cstheme="minorHAnsi"/>
            <w:color w:val="000000" w:themeColor="text1"/>
          </w:rPr>
          <w:t xml:space="preserve">turnover in species composition </w:t>
        </w:r>
        <w:commentRangeEnd w:id="392"/>
        <w:r>
          <w:rPr>
            <w:rStyle w:val="CommentReference"/>
          </w:rPr>
          <w:commentReference w:id="392"/>
        </w:r>
        <w:r w:rsidRPr="00171660">
          <w:rPr>
            <w:rFonts w:cstheme="minorHAnsi"/>
            <w:color w:val="000000" w:themeColor="text1"/>
          </w:rPr>
          <w:t xml:space="preserve">is emerging as the most prevalent pattern uncovered by studies of temporal change in biodiversity in the </w:t>
        </w:r>
        <w:r>
          <w:rPr>
            <w:rFonts w:cstheme="minorHAnsi"/>
            <w:color w:val="000000" w:themeColor="text1"/>
          </w:rPr>
          <w:t xml:space="preserve">Anthropocene </w:t>
        </w:r>
        <w:r>
          <w:rPr>
            <w:rFonts w:cstheme="minorHAnsi"/>
            <w:color w:val="000000" w:themeColor="text1"/>
          </w:rPr>
          <w:fldChar w:fldCharType="begin"/>
        </w:r>
      </w:ins>
      <w:ins w:id="393" w:author="Ines Martins" w:date="2020-08-28T11:50:00Z">
        <w:r w:rsidR="00DD5D72">
          <w:rPr>
            <w:rFonts w:cstheme="minorHAnsi"/>
            <w:color w:val="000000" w:themeColor="text1"/>
          </w:rPr>
          <w:instrText xml:space="preserve"> ADDIN ZOTERO_ITEM CSL_CITATION {"citationID":"eyKtkgdq","properties":{"formattedCitation":"(Hillebrand et al., 2018)","plainCitation":"(Hillebrand et al., 2018)","noteIndex":0},"citationItems":[{"id":2693,"uris":["http://zotero.org/users/520161/items/UBWAQQA8"],"uri":["http://zotero.org/users/520161/items/UBWAQQA8"],"itemData":{"id":2693,"type":"article-journal","abstract":"Global concern about human impact on biological diversity has triggered an intense research agenda on drivers and consequences of biodiversity change in parallel with international policy seeking to conserve biodiversity and associated ecosystem functions. Quantifying the trends in biodiversity is far from trivial, however, as recently documented by meta-analyses, which report little if any net change in local species richness through time. Here, we summarise several limitations of species richness as a metric of biodiversity change and show that the expectation of directional species richness trends under changing conditions is invalid. Instead, we illustrate how a set of species turnover indices provide more information content regarding temporal trends in biodiversity, as they reflect how dominance and identity shift in communities over time. We apply these metrics to three monitoring datasets representing different ecosystem types. In all datasets, nearly complete species turnover occurred, but this was disconnected from any species richness trends. Instead, turnover was strongly influenced by changes in species presence (identities) and dominance (abundances). We further show that these metrics can detect phases of strong compositional shifts in monitoring data and thus identify a different aspect of biodiversity change decoupled from species richness. Synthesis and applications: Temporal trends in species richness are insufficient to capture key changes in biodiversity in changing environments. In fact, reductions in environmental quality can lead to transient increases in species richness if immigration or extinction has different temporal dynamics. Thus, biodiversity monitoring programmes need to go beyond analyses of trends in richness in favour of more meaningful assessments of biodiversity change.","container-title":"Journal of Applied Ecology","DOI":"10.1111/1365-2664.12959","ISSN":"1365-2664","issue":"1","language":"en","page":"169-184","source":"Wiley Online Library","title":"Biodiversity change is uncoupled from species richness trends: Consequences for conservation and monitoring","title-short":"Biodiversity change is uncoupled from species richness trends","volume":"55","author":[{"family":"Hillebrand","given":"Helmut"},{"family":"Blasius","given":"Bernd"},{"family":"Borer","given":"Elizabeth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W."},{"family":"Waal","given":"Dedmer B. Van","dropping-particle":"de"},{"family":"Ryabov","given":"Alexey B."}],"issued":{"date-parts":[["2018",1,1]]}}}],"schema":"https://github.com/citation-style-language/schema/raw/master/csl-citation.json"} </w:instrText>
        </w:r>
      </w:ins>
      <w:ins w:id="394" w:author="Ines Martins" w:date="2019-10-28T17:21:00Z">
        <w:r>
          <w:rPr>
            <w:rFonts w:cstheme="minorHAnsi"/>
            <w:color w:val="000000" w:themeColor="text1"/>
          </w:rPr>
          <w:fldChar w:fldCharType="separate"/>
        </w:r>
        <w:r>
          <w:rPr>
            <w:rFonts w:cstheme="minorHAnsi"/>
            <w:noProof/>
            <w:color w:val="000000" w:themeColor="text1"/>
          </w:rPr>
          <w:t>(Hillebrand et al., 2018)</w:t>
        </w:r>
        <w:r>
          <w:rPr>
            <w:rFonts w:cstheme="minorHAnsi"/>
            <w:color w:val="000000" w:themeColor="text1"/>
          </w:rPr>
          <w:fldChar w:fldCharType="end"/>
        </w:r>
      </w:ins>
    </w:p>
    <w:p w14:paraId="5B28DCC1" w14:textId="77777777" w:rsidR="000458F2" w:rsidRDefault="000458F2" w:rsidP="003078AF">
      <w:pPr>
        <w:spacing w:line="360" w:lineRule="auto"/>
        <w:jc w:val="both"/>
        <w:rPr>
          <w:rFonts w:cs="Times New Roman"/>
          <w:lang w:val="en-GB"/>
        </w:rPr>
      </w:pPr>
    </w:p>
    <w:p w14:paraId="671E047A" w14:textId="4F916AF9" w:rsidR="00155995" w:rsidRPr="00155995" w:rsidRDefault="00155995" w:rsidP="00155995">
      <w:pPr>
        <w:spacing w:line="360" w:lineRule="auto"/>
        <w:jc w:val="both"/>
        <w:rPr>
          <w:rFonts w:cstheme="minorHAnsi"/>
          <w:b/>
          <w:bCs/>
          <w:color w:val="000000" w:themeColor="text1"/>
        </w:rPr>
      </w:pPr>
      <w:bookmarkStart w:id="395" w:name="_Hlk52465605"/>
      <w:r w:rsidRPr="00155995">
        <w:rPr>
          <w:rFonts w:cstheme="minorHAnsi"/>
          <w:b/>
          <w:bCs/>
          <w:color w:val="000000" w:themeColor="text1"/>
        </w:rPr>
        <w:t xml:space="preserve">- </w:t>
      </w:r>
      <w:commentRangeStart w:id="396"/>
      <w:r w:rsidRPr="00155995">
        <w:rPr>
          <w:rFonts w:cstheme="minorHAnsi"/>
          <w:b/>
          <w:bCs/>
          <w:color w:val="000000" w:themeColor="text1"/>
        </w:rPr>
        <w:t xml:space="preserve">Discuss the unique advantages of the </w:t>
      </w:r>
      <w:proofErr w:type="spellStart"/>
      <w:r w:rsidRPr="00155995">
        <w:rPr>
          <w:rFonts w:cstheme="minorHAnsi"/>
          <w:b/>
          <w:bCs/>
          <w:color w:val="000000" w:themeColor="text1"/>
        </w:rPr>
        <w:t>cSAR</w:t>
      </w:r>
      <w:proofErr w:type="spellEnd"/>
      <w:r w:rsidRPr="00155995">
        <w:rPr>
          <w:rFonts w:cstheme="minorHAnsi"/>
          <w:b/>
          <w:bCs/>
          <w:color w:val="000000" w:themeColor="text1"/>
        </w:rPr>
        <w:t xml:space="preserve"> approach</w:t>
      </w:r>
      <w:r w:rsidR="00EE616C">
        <w:rPr>
          <w:rFonts w:cstheme="minorHAnsi"/>
          <w:b/>
          <w:bCs/>
          <w:color w:val="000000" w:themeColor="text1"/>
        </w:rPr>
        <w:t xml:space="preserve">, </w:t>
      </w:r>
      <w:r w:rsidRPr="00155995">
        <w:rPr>
          <w:rFonts w:cstheme="minorHAnsi"/>
          <w:b/>
          <w:bCs/>
          <w:color w:val="000000" w:themeColor="text1"/>
        </w:rPr>
        <w:t>and caveats of the work</w:t>
      </w:r>
      <w:commentRangeEnd w:id="396"/>
      <w:r w:rsidR="00581C76">
        <w:rPr>
          <w:rStyle w:val="CommentReference"/>
        </w:rPr>
        <w:commentReference w:id="396"/>
      </w:r>
    </w:p>
    <w:bookmarkEnd w:id="395"/>
    <w:p w14:paraId="165410A6" w14:textId="5E312FB1" w:rsidR="00E71C96" w:rsidRDefault="00E71C96" w:rsidP="00155995">
      <w:pPr>
        <w:spacing w:line="360" w:lineRule="auto"/>
        <w:jc w:val="both"/>
        <w:rPr>
          <w:rFonts w:cstheme="minorHAnsi"/>
          <w:bCs/>
          <w:color w:val="000000" w:themeColor="text1"/>
        </w:rPr>
      </w:pPr>
      <w:commentRangeStart w:id="397"/>
      <w:r w:rsidRPr="00E71C96">
        <w:rPr>
          <w:rFonts w:cstheme="minorHAnsi"/>
          <w:bCs/>
          <w:color w:val="000000" w:themeColor="text1"/>
        </w:rPr>
        <w:t>Our projections of biodiversity loss are conservative for several reasons</w:t>
      </w:r>
      <w:r>
        <w:rPr>
          <w:rFonts w:cstheme="minorHAnsi"/>
          <w:bCs/>
          <w:color w:val="000000" w:themeColor="text1"/>
        </w:rPr>
        <w:t xml:space="preserve">, and some important caveats apply to the interpretation of our results. </w:t>
      </w:r>
      <w:commentRangeEnd w:id="397"/>
      <w:r w:rsidR="00A356B6">
        <w:rPr>
          <w:rStyle w:val="CommentReference"/>
        </w:rPr>
        <w:commentReference w:id="397"/>
      </w:r>
      <w:r>
        <w:rPr>
          <w:rFonts w:cstheme="minorHAnsi"/>
          <w:bCs/>
          <w:color w:val="000000" w:themeColor="text1"/>
        </w:rPr>
        <w:t xml:space="preserve">First, </w:t>
      </w:r>
      <w:r w:rsidRPr="004426C1">
        <w:rPr>
          <w:rFonts w:cstheme="minorHAnsi"/>
          <w:bCs/>
          <w:color w:val="000000" w:themeColor="text1"/>
        </w:rPr>
        <w:t xml:space="preserve">we only considered the species loss for one </w:t>
      </w:r>
      <w:r w:rsidR="004426C1" w:rsidRPr="004426C1">
        <w:rPr>
          <w:rFonts w:cstheme="minorHAnsi"/>
          <w:bCs/>
          <w:color w:val="000000" w:themeColor="text1"/>
        </w:rPr>
        <w:t>tax</w:t>
      </w:r>
      <w:r w:rsidR="004426C1">
        <w:rPr>
          <w:rFonts w:cstheme="minorHAnsi"/>
          <w:bCs/>
          <w:color w:val="000000" w:themeColor="text1"/>
        </w:rPr>
        <w:t>on</w:t>
      </w:r>
      <w:r w:rsidR="004426C1" w:rsidRPr="004426C1">
        <w:rPr>
          <w:rFonts w:cstheme="minorHAnsi"/>
          <w:bCs/>
          <w:color w:val="000000" w:themeColor="text1"/>
        </w:rPr>
        <w:t xml:space="preserve"> </w:t>
      </w:r>
      <w:r w:rsidRPr="004426C1">
        <w:rPr>
          <w:rFonts w:cstheme="minorHAnsi"/>
          <w:bCs/>
          <w:color w:val="000000" w:themeColor="text1"/>
        </w:rPr>
        <w:t>(birds) for which necessary data were available for</w:t>
      </w:r>
      <w:r>
        <w:rPr>
          <w:rFonts w:cstheme="minorHAnsi"/>
          <w:bCs/>
          <w:color w:val="000000" w:themeColor="text1"/>
        </w:rPr>
        <w:t xml:space="preserve"> </w:t>
      </w:r>
      <w:r w:rsidRPr="004426C1">
        <w:rPr>
          <w:rFonts w:cstheme="minorHAnsi"/>
          <w:bCs/>
          <w:color w:val="000000" w:themeColor="text1"/>
        </w:rPr>
        <w:t xml:space="preserve">this analysis, and we do not know how to scale patterns from these taxa to biodiversity in general. </w:t>
      </w:r>
      <w:r>
        <w:rPr>
          <w:rFonts w:cstheme="minorHAnsi"/>
          <w:bCs/>
          <w:color w:val="000000" w:themeColor="text1"/>
        </w:rPr>
        <w:t>Second</w:t>
      </w:r>
      <w:r w:rsidRPr="004426C1">
        <w:rPr>
          <w:rFonts w:cstheme="minorHAnsi"/>
          <w:bCs/>
          <w:color w:val="000000" w:themeColor="text1"/>
        </w:rPr>
        <w:t>, and importantly, we did not include climate-change driven extinctions</w:t>
      </w:r>
      <w:r>
        <w:rPr>
          <w:rFonts w:cstheme="minorHAnsi"/>
          <w:bCs/>
          <w:color w:val="000000" w:themeColor="text1"/>
        </w:rPr>
        <w:t xml:space="preserve">. Climate change is known to lead to considerable biodiversity loss </w:t>
      </w:r>
      <w:r w:rsidRPr="004426C1">
        <w:rPr>
          <w:rFonts w:cstheme="minorHAnsi"/>
          <w:bCs/>
          <w:color w:val="000000" w:themeColor="text1"/>
          <w:highlight w:val="yellow"/>
        </w:rPr>
        <w:t>[REF]</w:t>
      </w:r>
      <w:r>
        <w:rPr>
          <w:rFonts w:cstheme="minorHAnsi"/>
          <w:bCs/>
          <w:color w:val="000000" w:themeColor="text1"/>
        </w:rPr>
        <w:t xml:space="preserve">, as well as </w:t>
      </w:r>
      <w:r w:rsidRPr="004426C1">
        <w:rPr>
          <w:rFonts w:cstheme="minorHAnsi"/>
          <w:bCs/>
          <w:color w:val="000000" w:themeColor="text1"/>
        </w:rPr>
        <w:t>exacerbate the impact that land-use change has on biodiversity</w:t>
      </w:r>
      <w:r>
        <w:rPr>
          <w:rFonts w:cstheme="minorHAnsi"/>
          <w:bCs/>
          <w:color w:val="000000" w:themeColor="text1"/>
        </w:rPr>
        <w:t xml:space="preserve"> </w:t>
      </w:r>
      <w:r w:rsidRPr="004426C1">
        <w:rPr>
          <w:rFonts w:cstheme="minorHAnsi"/>
          <w:bCs/>
          <w:color w:val="000000" w:themeColor="text1"/>
          <w:highlight w:val="yellow"/>
        </w:rPr>
        <w:t>[REF]</w:t>
      </w:r>
      <w:r>
        <w:rPr>
          <w:rFonts w:cstheme="minorHAnsi"/>
          <w:bCs/>
          <w:color w:val="000000" w:themeColor="text1"/>
        </w:rPr>
        <w:t>.</w:t>
      </w:r>
      <w:r w:rsidR="00C530DB">
        <w:rPr>
          <w:rFonts w:cstheme="minorHAnsi"/>
          <w:bCs/>
          <w:color w:val="000000" w:themeColor="text1"/>
        </w:rPr>
        <w:t xml:space="preserve"> </w:t>
      </w:r>
      <w:r w:rsidR="00C530DB" w:rsidRPr="004426C1">
        <w:rPr>
          <w:rFonts w:cstheme="minorHAnsi"/>
          <w:bCs/>
          <w:color w:val="000000" w:themeColor="text1"/>
          <w:highlight w:val="yellow"/>
        </w:rPr>
        <w:t>[</w:t>
      </w:r>
      <w:commentRangeStart w:id="398"/>
      <w:proofErr w:type="spellStart"/>
      <w:r w:rsidR="00C530DB" w:rsidRPr="004426C1">
        <w:rPr>
          <w:rFonts w:cstheme="minorHAnsi"/>
          <w:bCs/>
          <w:color w:val="000000" w:themeColor="text1"/>
          <w:highlight w:val="yellow"/>
        </w:rPr>
        <w:t>xxxx</w:t>
      </w:r>
      <w:proofErr w:type="spellEnd"/>
      <w:r w:rsidR="00C530DB" w:rsidRPr="004426C1">
        <w:rPr>
          <w:rFonts w:cstheme="minorHAnsi"/>
          <w:bCs/>
          <w:color w:val="000000" w:themeColor="text1"/>
          <w:highlight w:val="yellow"/>
        </w:rPr>
        <w:t>]</w:t>
      </w:r>
      <w:commentRangeEnd w:id="398"/>
      <w:r w:rsidR="00C530DB" w:rsidRPr="004426C1">
        <w:rPr>
          <w:rStyle w:val="CommentReference"/>
          <w:highlight w:val="yellow"/>
        </w:rPr>
        <w:commentReference w:id="398"/>
      </w:r>
    </w:p>
    <w:p w14:paraId="592D9FA7" w14:textId="1A6D6BD3" w:rsidR="00E71C96" w:rsidRDefault="00A356B6" w:rsidP="00155995">
      <w:pPr>
        <w:spacing w:line="360" w:lineRule="auto"/>
        <w:jc w:val="both"/>
        <w:rPr>
          <w:rFonts w:cstheme="minorHAnsi"/>
          <w:bCs/>
          <w:color w:val="000000" w:themeColor="text1"/>
        </w:rPr>
      </w:pPr>
      <w:ins w:id="399" w:author="Ines Martins" w:date="2019-08-22T16:03:00Z">
        <w:r>
          <w:rPr>
            <w:rFonts w:cstheme="minorHAnsi"/>
            <w:bCs/>
            <w:color w:val="000000" w:themeColor="text1"/>
          </w:rPr>
          <w:t>Moreover, w</w:t>
        </w:r>
        <w:r w:rsidRPr="00A356B6">
          <w:rPr>
            <w:rFonts w:cstheme="minorHAnsi"/>
            <w:bCs/>
            <w:color w:val="000000" w:themeColor="text1"/>
          </w:rPr>
          <w:t xml:space="preserve">e quantified changes in biodiversity based on changes in habitat area only and without considering potential changes in fragmentation and habitat configuration, which can influence habitat use </w:t>
        </w:r>
        <w:r w:rsidRPr="00A356B6">
          <w:rPr>
            <w:rFonts w:cstheme="minorHAnsi"/>
            <w:bCs/>
            <w:color w:val="000000" w:themeColor="text1"/>
          </w:rPr>
          <w:fldChar w:fldCharType="begin"/>
        </w:r>
      </w:ins>
      <w:ins w:id="400" w:author="Ines Martins" w:date="2020-08-28T11:50:00Z">
        <w:r w:rsidR="00DD5D72">
          <w:rPr>
            <w:rFonts w:cstheme="minorHAnsi"/>
            <w:bCs/>
            <w:color w:val="000000" w:themeColor="text1"/>
          </w:rPr>
          <w:instrText xml:space="preserve"> ADDIN ZOTERO_ITEM CSL_CITATION {"citationID":"5MOhPtPH","properties":{"formattedCitation":"(Fahrig, 2013)","plainCitation":"(Fahrig, 2013)","noteIndex":0},"citationItems":[{"id":2237,"uris":["http://zotero.org/users/520161/items/6UT29BX3"],"uri":["http://zotero.org/users/520161/items/6UT29BX3"],"itemData":{"id":2237,"type":"article-journal","container-title":"Journal of Biogeography","issue":"9","page":"1649–1663","source":"Google Scholar","title":"Rethinking patch size and isolation effects: the habitat amount hypothesis","title-short":"Rethinking patch size and isolation effects","volume":"40","author":[{"family":"Fahrig","given":"Lenore"}],"issued":{"date-parts":[["2013"]]}}}],"schema":"https://github.com/citation-style-language/schema/raw/master/csl-citation.json"} </w:instrText>
        </w:r>
      </w:ins>
      <w:ins w:id="401" w:author="Ines Martins" w:date="2019-08-22T16:03:00Z">
        <w:r w:rsidRPr="00A356B6">
          <w:rPr>
            <w:rFonts w:cstheme="minorHAnsi"/>
            <w:bCs/>
            <w:color w:val="000000" w:themeColor="text1"/>
          </w:rPr>
          <w:fldChar w:fldCharType="separate"/>
        </w:r>
        <w:r w:rsidRPr="00A356B6">
          <w:rPr>
            <w:rFonts w:cstheme="minorHAnsi"/>
            <w:bCs/>
            <w:color w:val="000000" w:themeColor="text1"/>
          </w:rPr>
          <w:t>(Fahrig, 2013)</w:t>
        </w:r>
        <w:r w:rsidRPr="00A356B6">
          <w:rPr>
            <w:rFonts w:cstheme="minorHAnsi"/>
            <w:bCs/>
            <w:color w:val="000000" w:themeColor="text1"/>
          </w:rPr>
          <w:fldChar w:fldCharType="end"/>
        </w:r>
        <w:r w:rsidRPr="00A356B6">
          <w:rPr>
            <w:rFonts w:cstheme="minorHAnsi"/>
            <w:bCs/>
            <w:color w:val="000000" w:themeColor="text1"/>
          </w:rPr>
          <w:t>. We did so because while our land‐use model is spatially explicit, it is not designed to project land use at the scale of habitat patches.</w:t>
        </w:r>
      </w:ins>
    </w:p>
    <w:p w14:paraId="059EAFF0" w14:textId="13843BBE" w:rsidR="00155995" w:rsidRPr="00A356B6" w:rsidRDefault="00E71C96">
      <w:pPr>
        <w:spacing w:line="360" w:lineRule="auto"/>
        <w:ind w:firstLine="425"/>
        <w:jc w:val="both"/>
        <w:rPr>
          <w:color w:val="000000" w:themeColor="text1"/>
          <w:sz w:val="22"/>
          <w:szCs w:val="22"/>
        </w:rPr>
        <w:pPrChange w:id="402" w:author="Ines Martins" w:date="2019-08-22T16:06:00Z">
          <w:pPr>
            <w:spacing w:line="360" w:lineRule="auto"/>
            <w:jc w:val="both"/>
          </w:pPr>
        </w:pPrChange>
      </w:pPr>
      <w:r w:rsidRPr="00485D9A">
        <w:rPr>
          <w:rFonts w:cstheme="minorHAnsi"/>
          <w:bCs/>
          <w:color w:val="000000" w:themeColor="text1"/>
        </w:rPr>
        <w:lastRenderedPageBreak/>
        <w:t>Note that while most species may persist in the landscape even after significant land-use changes, large variations may occur in the relative abundance of species, a variable that is not accounted for in the countryside SAR model.</w:t>
      </w:r>
      <w:r w:rsidR="00C530DB">
        <w:rPr>
          <w:rFonts w:cstheme="minorHAnsi"/>
          <w:bCs/>
          <w:color w:val="000000" w:themeColor="text1"/>
        </w:rPr>
        <w:t xml:space="preserve"> </w:t>
      </w:r>
      <w:del w:id="403" w:author="Ines Martins" w:date="2019-08-22T16:04:00Z">
        <w:r w:rsidR="00C530DB" w:rsidDel="00A356B6">
          <w:rPr>
            <w:rFonts w:cstheme="minorHAnsi"/>
            <w:bCs/>
            <w:color w:val="000000" w:themeColor="text1"/>
          </w:rPr>
          <w:delText>Furthermore</w:delText>
        </w:r>
      </w:del>
      <w:ins w:id="404" w:author="Ines Martins" w:date="2019-08-22T16:04:00Z">
        <w:r w:rsidR="00A356B6">
          <w:rPr>
            <w:rFonts w:cstheme="minorHAnsi"/>
            <w:bCs/>
            <w:color w:val="000000" w:themeColor="text1"/>
          </w:rPr>
          <w:t>While</w:t>
        </w:r>
      </w:ins>
      <w:r w:rsidR="00155995" w:rsidRPr="00155995">
        <w:rPr>
          <w:rFonts w:cstheme="minorHAnsi"/>
          <w:bCs/>
          <w:color w:val="000000" w:themeColor="text1"/>
        </w:rPr>
        <w:t xml:space="preserve">, theoretical frameworks that measure phenotypic variation within and between species, like the </w:t>
      </w:r>
      <w:proofErr w:type="spellStart"/>
      <w:r w:rsidR="00155995" w:rsidRPr="00155995">
        <w:rPr>
          <w:rFonts w:cstheme="minorHAnsi"/>
          <w:bCs/>
          <w:color w:val="000000" w:themeColor="text1"/>
        </w:rPr>
        <w:t>cSAR</w:t>
      </w:r>
      <w:proofErr w:type="spellEnd"/>
      <w:r w:rsidR="00155995" w:rsidRPr="00155995">
        <w:rPr>
          <w:rFonts w:cstheme="minorHAnsi"/>
          <w:bCs/>
          <w:color w:val="000000" w:themeColor="text1"/>
        </w:rPr>
        <w:t>, are essential to understand the nuance of changes in species diversity, and species composition, under different scenarios of change</w:t>
      </w:r>
      <w:ins w:id="405" w:author="Ines Martins" w:date="2019-08-22T16:05:00Z">
        <w:r w:rsidR="00A356B6">
          <w:rPr>
            <w:rFonts w:cstheme="minorHAnsi"/>
            <w:bCs/>
            <w:color w:val="000000" w:themeColor="text1"/>
          </w:rPr>
          <w:t xml:space="preserve">, </w:t>
        </w:r>
        <w:r w:rsidR="00A356B6">
          <w:rPr>
            <w:bCs/>
            <w:color w:val="000000" w:themeColor="text1"/>
            <w:sz w:val="22"/>
            <w:szCs w:val="22"/>
          </w:rPr>
          <w:t>they are still limited to using species richness as an indicator</w:t>
        </w:r>
        <w:r w:rsidR="00A356B6" w:rsidRPr="00B60393">
          <w:rPr>
            <w:bCs/>
            <w:color w:val="000000" w:themeColor="text1"/>
            <w:sz w:val="22"/>
            <w:szCs w:val="22"/>
          </w:rPr>
          <w:t xml:space="preserve"> for biodiversity chang</w:t>
        </w:r>
        <w:r w:rsidR="00A356B6">
          <w:rPr>
            <w:bCs/>
            <w:color w:val="000000" w:themeColor="text1"/>
            <w:sz w:val="22"/>
            <w:szCs w:val="22"/>
          </w:rPr>
          <w:t>e</w:t>
        </w:r>
      </w:ins>
      <w:r w:rsidR="00155995" w:rsidRPr="00155995">
        <w:rPr>
          <w:rFonts w:cstheme="minorHAnsi"/>
          <w:bCs/>
          <w:color w:val="000000" w:themeColor="text1"/>
        </w:rPr>
        <w:t xml:space="preserve">. </w:t>
      </w:r>
      <w:commentRangeStart w:id="406"/>
      <w:commentRangeStart w:id="407"/>
      <w:r w:rsidR="00155995" w:rsidRPr="00155995">
        <w:rPr>
          <w:rFonts w:cstheme="minorHAnsi"/>
          <w:bCs/>
          <w:color w:val="000000" w:themeColor="text1"/>
        </w:rPr>
        <w:t xml:space="preserve">Future studies </w:t>
      </w:r>
      <w:commentRangeEnd w:id="406"/>
      <w:r w:rsidR="00A356B6">
        <w:rPr>
          <w:rStyle w:val="CommentReference"/>
        </w:rPr>
        <w:commentReference w:id="406"/>
      </w:r>
      <w:r w:rsidR="00155995" w:rsidRPr="00155995">
        <w:rPr>
          <w:rFonts w:cstheme="minorHAnsi"/>
          <w:bCs/>
          <w:color w:val="000000" w:themeColor="text1"/>
        </w:rPr>
        <w:t xml:space="preserve">should aim at evaluating the links between species in human-modified landscapes, so as to measure both species diversity and ecosystem functioning. Doing so can help us gain a better theoretical understanding between changes in biodiversity, ecosystem functioning, and human well-being </w:t>
      </w:r>
      <w:r w:rsidR="00155995" w:rsidRPr="00155995">
        <w:rPr>
          <w:rFonts w:cstheme="minorHAnsi"/>
          <w:bCs/>
          <w:color w:val="000000" w:themeColor="text1"/>
        </w:rPr>
        <w:fldChar w:fldCharType="begin"/>
      </w:r>
      <w:ins w:id="408" w:author="Ines Martins" w:date="2020-08-28T11:50:00Z">
        <w:r w:rsidR="00DD5D72">
          <w:rPr>
            <w:rFonts w:cstheme="minorHAnsi"/>
            <w:bCs/>
            <w:color w:val="000000" w:themeColor="text1"/>
          </w:rPr>
          <w:instrText xml:space="preserve"> ADDIN ZOTERO_ITEM CSL_CITATION {"citationID":"2jTsaJ0l","properties":{"formattedCitation":"(Isbell et al., 2017)","plainCitation":"(Isbell et al., 2017)","noteIndex":0},"citationItems":[{"id":666,"uris":["http://zotero.org/users/520161/items/6J586GU2"],"uri":["http://zotero.org/users/520161/items/6J586GU2"],"itemData":{"id":666,"type":"article-journal","abstract":"Biodiversity enhances many of nature's benefits to people, including the regulation of climate and the production of wood in forests, livestock forage in grasslands and fish in aquatic ecosystems. Yet people are now driving the sixth mass extinction event in Earth's history. Human dependence and influence on biodiversity have mainly been studied separately and at contrasting scales of space and time, but new multiscale knowledge is beginning to link these relationships. Biodiversity loss substantially diminishes several ecosystem services by altering ecosystem functioning and stability, especially at the large temporal and spatial scales that are most relevant for policy and conservation.","container-title":"Nature","DOI":"10.1038/nature22899","ISSN":"0028-0836","issue":"7656","journalAbbreviation":"Nature","language":"en","page":"65-72","source":"www.nature.com","title":"Linking the influence and dependence of people on biodiversity across scales","volume":"546","author":[{"family":"Isbell","given":"Forest"},{"family":"Gonzalez","given":"Andrew"},{"family":"Loreau","given":"Michel"},{"family":"Cowles","given":"Jane"},{"family":"Díaz","given":"Sandra"},{"family":"Hector","given":"Andy"},{"family":"Mace","given":"Georgina M."},{"family":"Wardle","given":"David A."},{"family":"O'Connor","given":"Mary I."},{"family":"Duffy","given":"J. Emmett"},{"family":"Turnbull","given":"Lindsay A."},{"family":"Thompson","given":"Patrick L."},{"family":"Larigauderie","given":"Anne"}],"issued":{"date-parts":[["2017",6,1]]}}}],"schema":"https://github.com/citation-style-language/schema/raw/master/csl-citation.json"} </w:instrText>
        </w:r>
      </w:ins>
      <w:del w:id="409" w:author="Ines Martins" w:date="2020-08-28T11:50:00Z">
        <w:r w:rsidR="00414232" w:rsidDel="00DD5D72">
          <w:rPr>
            <w:rFonts w:cstheme="minorHAnsi"/>
            <w:bCs/>
            <w:color w:val="000000" w:themeColor="text1"/>
          </w:rPr>
          <w:delInstrText xml:space="preserve"> ADDIN ZOTERO_ITEM CSL_CITATION {"citationID":"2jTsaJ0l","properties":{"formattedCitation":"(Isbell et al., 2017)","plainCitation":"(Isbell et al., 2017)","noteIndex":0},"citationItems":[{"id":666,"uris":["http://zotero.org/users/520161/items/6J586GU2"],"uri":["http://zotero.org/users/520161/items/6J586GU2"],"itemData":{"id":666,"type":"article-journal","title":"Linking the influence and dependence of people on biodiversity across scales","container-title":"Nature","page":"65-72","volume":"546","issue":"7656","source":"www.nature.com","abstract":"Biodiversity enhances many of nature's benefits to people, including the regulation of climate and the production of wood in forests, livestock forage in grasslands and fish in aquatic ecosystems. Yet people are now driving the sixth mass extinction event in Earth's history. Human dependence and influence on biodiversity have mainly been studied separately and at contrasting scales of space and time, but new multiscale knowledge is beginning to link these relationships. Biodiversity loss substantially diminishes several ecosystem services by altering ecosystem functioning and stability, especially at the large temporal and spatial scales that are most relevant for policy and conservation.","URL":"http://www.nature.com/nature/journal/v546/n7656/full/nature22899.html","DOI":"10.1038/nature22899","ISSN":"0028-0836","journalAbbreviation":"Nature","language":"en","author":[{"family":"Isbell","given":"Forest"},{"family":"Gonzalez","given":"Andrew"},{"family":"Loreau","given":"Michel"},{"family":"Cowles","given":"Jane"},{"family":"Díaz","given":"Sandra"},{"family":"Hector","given":"Andy"},{"family":"Mace","given":"Georgina M."},{"family":"Wardle","given":"David A."},{"family":"O'Connor","given":"Mary I."},{"family":"Duffy","given":"J. Emmett"},{"family":"Turnbull","given":"Lindsay A."},{"family":"Thompson","given":"Patrick L."},{"family":"Larigauderie","given":"Anne"}],"issued":{"date-parts":[["2017",6,1]]},"accessed":{"date-parts":[["2017",6,26]]}}}],"schema":"https://github.com/citation-style-language/schema/raw/master/csl-citation.json"} </w:delInstrText>
        </w:r>
      </w:del>
      <w:r w:rsidR="00155995" w:rsidRPr="00155995">
        <w:rPr>
          <w:rFonts w:cstheme="minorHAnsi"/>
          <w:bCs/>
          <w:color w:val="000000" w:themeColor="text1"/>
        </w:rPr>
        <w:fldChar w:fldCharType="separate"/>
      </w:r>
      <w:r w:rsidR="0094156A">
        <w:rPr>
          <w:rFonts w:cstheme="minorHAnsi"/>
          <w:bCs/>
          <w:color w:val="000000" w:themeColor="text1"/>
        </w:rPr>
        <w:t>(Isbell et al., 2017)</w:t>
      </w:r>
      <w:r w:rsidR="00155995" w:rsidRPr="00155995">
        <w:rPr>
          <w:rFonts w:cstheme="minorHAnsi"/>
          <w:bCs/>
          <w:color w:val="000000" w:themeColor="text1"/>
        </w:rPr>
        <w:fldChar w:fldCharType="end"/>
      </w:r>
      <w:r w:rsidR="00155995" w:rsidRPr="00155995">
        <w:rPr>
          <w:rFonts w:cstheme="minorHAnsi"/>
          <w:bCs/>
          <w:color w:val="000000" w:themeColor="text1"/>
        </w:rPr>
        <w:t>.</w:t>
      </w:r>
      <w:r w:rsidR="000B2FD3">
        <w:rPr>
          <w:rFonts w:cstheme="minorHAnsi"/>
          <w:bCs/>
          <w:color w:val="000000" w:themeColor="text1"/>
        </w:rPr>
        <w:t xml:space="preserve"> </w:t>
      </w:r>
      <w:commentRangeEnd w:id="407"/>
      <w:r w:rsidR="0049155E">
        <w:rPr>
          <w:rStyle w:val="CommentReference"/>
        </w:rPr>
        <w:commentReference w:id="407"/>
      </w:r>
    </w:p>
    <w:p w14:paraId="4250E9B5" w14:textId="77777777" w:rsidR="009D055D" w:rsidRDefault="009D055D" w:rsidP="009D055D">
      <w:pPr>
        <w:spacing w:line="360" w:lineRule="auto"/>
        <w:jc w:val="both"/>
        <w:rPr>
          <w:ins w:id="410" w:author="Ines Martins" w:date="2019-10-29T10:14:00Z"/>
          <w:rFonts w:cstheme="minorHAnsi"/>
          <w:color w:val="000000" w:themeColor="text1"/>
        </w:rPr>
      </w:pPr>
      <w:ins w:id="411" w:author="Ines Martins" w:date="2019-10-29T10:14:00Z">
        <w:r w:rsidRPr="00060B00">
          <w:rPr>
            <w:rFonts w:cstheme="minorHAnsi"/>
            <w:color w:val="000000" w:themeColor="text1"/>
          </w:rPr>
          <w:t>For conservation planning</w:t>
        </w:r>
        <w:r>
          <w:rPr>
            <w:rFonts w:cstheme="minorHAnsi"/>
            <w:color w:val="000000" w:themeColor="text1"/>
          </w:rPr>
          <w:t xml:space="preserve">, our results can be used to ensure Which can be used </w:t>
        </w:r>
      </w:ins>
    </w:p>
    <w:p w14:paraId="3522AC75" w14:textId="77777777" w:rsidR="009D055D" w:rsidRPr="009D055D" w:rsidRDefault="009D055D" w:rsidP="009D055D">
      <w:pPr>
        <w:spacing w:line="360" w:lineRule="auto"/>
        <w:jc w:val="both"/>
        <w:rPr>
          <w:ins w:id="412" w:author="Ines Martins" w:date="2019-10-29T10:14:00Z"/>
          <w:rFonts w:cstheme="minorHAnsi"/>
          <w:color w:val="000000" w:themeColor="text1"/>
        </w:rPr>
      </w:pPr>
      <w:ins w:id="413" w:author="Ines Martins" w:date="2019-10-29T10:14:00Z">
        <w:r>
          <w:rPr>
            <w:rFonts w:cstheme="minorHAnsi"/>
            <w:color w:val="000000" w:themeColor="text1"/>
          </w:rPr>
          <w:t xml:space="preserve"> </w:t>
        </w:r>
        <w:r w:rsidRPr="00596F6D">
          <w:rPr>
            <w:rFonts w:cstheme="minorHAnsi"/>
            <w:color w:val="000000" w:themeColor="text1"/>
          </w:rPr>
          <w:t xml:space="preserve"> </w:t>
        </w:r>
      </w:ins>
    </w:p>
    <w:p w14:paraId="59D30ABD" w14:textId="77777777" w:rsidR="0017224F" w:rsidRPr="00155995" w:rsidRDefault="0017224F" w:rsidP="0017224F">
      <w:pPr>
        <w:spacing w:line="360" w:lineRule="auto"/>
        <w:jc w:val="both"/>
        <w:rPr>
          <w:ins w:id="414" w:author="Ines Martins" w:date="2019-10-29T10:35:00Z"/>
          <w:rFonts w:cstheme="minorHAnsi"/>
          <w:color w:val="000000" w:themeColor="text1"/>
        </w:rPr>
      </w:pPr>
      <w:commentRangeStart w:id="415"/>
      <w:proofErr w:type="gramStart"/>
      <w:ins w:id="416" w:author="Ines Martins" w:date="2019-10-29T10:35:00Z">
        <w:r w:rsidRPr="0094156A">
          <w:rPr>
            <w:rFonts w:cs="Times New Roman"/>
          </w:rPr>
          <w:t xml:space="preserve">Moreover, </w:t>
        </w:r>
        <w:r>
          <w:rPr>
            <w:rFonts w:cs="Times New Roman"/>
          </w:rPr>
          <w:t xml:space="preserve"> biodiversity</w:t>
        </w:r>
        <w:proofErr w:type="gramEnd"/>
        <w:r>
          <w:rPr>
            <w:rFonts w:cs="Times New Roman"/>
          </w:rPr>
          <w:t xml:space="preserve"> change represents much more than a </w:t>
        </w:r>
        <w:r w:rsidRPr="00AA08D4">
          <w:rPr>
            <w:rFonts w:cs="Times New Roman"/>
          </w:rPr>
          <w:t xml:space="preserve">to provide more meaningful assessment of biodiversity change, </w:t>
        </w:r>
        <w:r>
          <w:rPr>
            <w:rFonts w:cs="Times New Roman"/>
          </w:rPr>
          <w:t>we</w:t>
        </w:r>
        <w:r w:rsidRPr="00AA08D4">
          <w:rPr>
            <w:rFonts w:cs="Times New Roman"/>
          </w:rPr>
          <w:t xml:space="preserve"> will need to go beyond</w:t>
        </w:r>
        <w:r>
          <w:rPr>
            <w:rFonts w:cs="Times New Roman"/>
          </w:rPr>
          <w:t xml:space="preserve"> the</w:t>
        </w:r>
        <w:r w:rsidRPr="00AA08D4">
          <w:rPr>
            <w:rFonts w:cs="Times New Roman"/>
          </w:rPr>
          <w:t xml:space="preserve"> analyses of trends in</w:t>
        </w:r>
        <w:r>
          <w:rPr>
            <w:rFonts w:cs="Times New Roman"/>
          </w:rPr>
          <w:t xml:space="preserve"> total</w:t>
        </w:r>
        <w:r w:rsidRPr="00AA08D4">
          <w:rPr>
            <w:rFonts w:cs="Times New Roman"/>
          </w:rPr>
          <w:t xml:space="preserve"> </w:t>
        </w:r>
        <w:r>
          <w:rPr>
            <w:rFonts w:cs="Times New Roman"/>
          </w:rPr>
          <w:t xml:space="preserve">species </w:t>
        </w:r>
        <w:r w:rsidRPr="00AA08D4">
          <w:rPr>
            <w:rFonts w:cs="Times New Roman"/>
          </w:rPr>
          <w:t xml:space="preserve">richness </w:t>
        </w:r>
        <w:r>
          <w:rPr>
            <w:rFonts w:cs="Times New Roman"/>
          </w:rPr>
          <w:t>and</w:t>
        </w:r>
        <w:r w:rsidRPr="00AA08D4">
          <w:rPr>
            <w:rFonts w:cs="Times New Roman"/>
          </w:rPr>
          <w:t xml:space="preserve"> capture key attributes such as changes in abundance, composition, and community structure</w:t>
        </w:r>
        <w:commentRangeEnd w:id="415"/>
        <w:r>
          <w:rPr>
            <w:rStyle w:val="CommentReference"/>
          </w:rPr>
          <w:commentReference w:id="415"/>
        </w:r>
        <w:r w:rsidRPr="0094156A">
          <w:rPr>
            <w:rFonts w:cs="Times New Roman"/>
          </w:rPr>
          <w:t>.</w:t>
        </w:r>
      </w:ins>
    </w:p>
    <w:p w14:paraId="0E3EC6F8" w14:textId="77777777" w:rsidR="009D055D" w:rsidRDefault="009D055D" w:rsidP="009D055D">
      <w:pPr>
        <w:spacing w:line="360" w:lineRule="auto"/>
        <w:jc w:val="both"/>
        <w:rPr>
          <w:ins w:id="417" w:author="Ines Martins" w:date="2019-10-29T10:14:00Z"/>
          <w:rFonts w:cstheme="minorHAnsi"/>
          <w:color w:val="000000" w:themeColor="text1"/>
        </w:rPr>
      </w:pPr>
    </w:p>
    <w:p w14:paraId="1963CFFE" w14:textId="77777777" w:rsidR="009D055D" w:rsidRPr="00155995" w:rsidRDefault="009D055D" w:rsidP="009D055D">
      <w:pPr>
        <w:spacing w:line="360" w:lineRule="auto"/>
        <w:jc w:val="both"/>
        <w:rPr>
          <w:ins w:id="418" w:author="Ines Martins" w:date="2019-10-29T10:14:00Z"/>
          <w:rFonts w:cstheme="minorHAnsi"/>
          <w:color w:val="000000" w:themeColor="text1"/>
        </w:rPr>
      </w:pPr>
      <w:ins w:id="419" w:author="Ines Martins" w:date="2019-10-29T10:14:00Z">
        <w:r>
          <w:rPr>
            <w:rFonts w:cstheme="minorHAnsi"/>
            <w:color w:val="000000" w:themeColor="text1"/>
          </w:rPr>
          <w:t>Thus</w:t>
        </w:r>
        <w:r w:rsidRPr="00155995">
          <w:rPr>
            <w:rFonts w:cstheme="minorHAnsi"/>
            <w:color w:val="000000" w:themeColor="text1"/>
          </w:rPr>
          <w:t xml:space="preserve">, including these differential responses of species to habitat </w:t>
        </w:r>
        <w:r>
          <w:rPr>
            <w:rFonts w:cstheme="minorHAnsi"/>
            <w:color w:val="000000" w:themeColor="text1"/>
          </w:rPr>
          <w:t xml:space="preserve">change </w:t>
        </w:r>
        <w:r w:rsidRPr="00155995">
          <w:rPr>
            <w:rFonts w:cstheme="minorHAnsi"/>
            <w:color w:val="000000" w:themeColor="text1"/>
          </w:rPr>
          <w:t xml:space="preserve">is </w:t>
        </w:r>
        <w:r>
          <w:rPr>
            <w:rFonts w:cstheme="minorHAnsi"/>
            <w:color w:val="000000" w:themeColor="text1"/>
          </w:rPr>
          <w:t xml:space="preserve">not only </w:t>
        </w:r>
        <w:r w:rsidRPr="00155995">
          <w:rPr>
            <w:rFonts w:cstheme="minorHAnsi"/>
            <w:color w:val="000000" w:themeColor="text1"/>
          </w:rPr>
          <w:t xml:space="preserve">essential to keep track </w:t>
        </w:r>
        <w:proofErr w:type="gramStart"/>
        <w:r w:rsidRPr="00155995">
          <w:rPr>
            <w:rFonts w:cstheme="minorHAnsi"/>
            <w:color w:val="000000" w:themeColor="text1"/>
          </w:rPr>
          <w:t xml:space="preserve">of </w:t>
        </w:r>
        <w:r>
          <w:rPr>
            <w:rFonts w:cstheme="minorHAnsi"/>
            <w:color w:val="000000" w:themeColor="text1"/>
          </w:rPr>
          <w:t xml:space="preserve"> outgoing</w:t>
        </w:r>
        <w:proofErr w:type="gramEnd"/>
        <w:r>
          <w:rPr>
            <w:rFonts w:cstheme="minorHAnsi"/>
            <w:color w:val="000000" w:themeColor="text1"/>
          </w:rPr>
          <w:t xml:space="preserve"> and incoming species in assemblages undergoing rapid change </w:t>
        </w:r>
        <w:r w:rsidRPr="00155995">
          <w:rPr>
            <w:rFonts w:cstheme="minorHAnsi"/>
            <w:color w:val="000000" w:themeColor="text1"/>
          </w:rPr>
          <w:t>the</w:t>
        </w:r>
        <w:r>
          <w:rPr>
            <w:rFonts w:cstheme="minorHAnsi"/>
            <w:color w:val="000000" w:themeColor="text1"/>
          </w:rPr>
          <w:t>ir</w:t>
        </w:r>
        <w:r w:rsidRPr="00155995">
          <w:rPr>
            <w:rFonts w:cstheme="minorHAnsi"/>
            <w:color w:val="000000" w:themeColor="text1"/>
          </w:rPr>
          <w:t xml:space="preserve"> contribution to </w:t>
        </w:r>
        <w:r>
          <w:rPr>
            <w:rFonts w:cstheme="minorHAnsi"/>
            <w:color w:val="000000" w:themeColor="text1"/>
          </w:rPr>
          <w:t xml:space="preserve">current and possible future </w:t>
        </w:r>
        <w:r w:rsidRPr="00155995">
          <w:rPr>
            <w:rFonts w:cstheme="minorHAnsi"/>
            <w:color w:val="000000" w:themeColor="text1"/>
          </w:rPr>
          <w:t xml:space="preserve">biodiversity </w:t>
        </w:r>
        <w:r>
          <w:rPr>
            <w:rFonts w:cstheme="minorHAnsi"/>
            <w:color w:val="000000" w:themeColor="text1"/>
          </w:rPr>
          <w:t xml:space="preserve">change </w:t>
        </w:r>
        <w:r w:rsidRPr="00155995">
          <w:rPr>
            <w:rFonts w:cstheme="minorHAnsi"/>
            <w:color w:val="000000" w:themeColor="text1"/>
          </w:rPr>
          <w:t xml:space="preserve">trends, </w:t>
        </w:r>
        <w:r>
          <w:rPr>
            <w:rFonts w:cstheme="minorHAnsi"/>
            <w:color w:val="000000" w:themeColor="text1"/>
          </w:rPr>
          <w:t xml:space="preserve">but will allows us to </w:t>
        </w:r>
        <w:r w:rsidRPr="008000F7">
          <w:rPr>
            <w:rFonts w:cstheme="minorHAnsi"/>
            <w:color w:val="000000" w:themeColor="text1"/>
          </w:rPr>
          <w:t>provide more meaningful assessment of biodiversity change</w:t>
        </w:r>
        <w:r>
          <w:rPr>
            <w:rFonts w:cstheme="minorHAnsi"/>
            <w:color w:val="000000" w:themeColor="text1"/>
          </w:rPr>
          <w:t>,</w:t>
        </w:r>
        <w:r w:rsidRPr="008000F7">
          <w:rPr>
            <w:rFonts w:cstheme="minorHAnsi"/>
            <w:color w:val="000000" w:themeColor="text1"/>
          </w:rPr>
          <w:t xml:space="preserve"> </w:t>
        </w:r>
        <w:r w:rsidRPr="00155995">
          <w:rPr>
            <w:rFonts w:cstheme="minorHAnsi"/>
            <w:color w:val="000000" w:themeColor="text1"/>
          </w:rPr>
          <w:t xml:space="preserve">as these trends can tell very distinct stories </w:t>
        </w:r>
        <w:commentRangeStart w:id="420"/>
        <w:r w:rsidRPr="00155995">
          <w:rPr>
            <w:rFonts w:cstheme="minorHAnsi"/>
            <w:color w:val="000000" w:themeColor="text1"/>
          </w:rPr>
          <w:t>with different implications for conservation</w:t>
        </w:r>
        <w:commentRangeEnd w:id="420"/>
        <w:r>
          <w:rPr>
            <w:rStyle w:val="CommentReference"/>
          </w:rPr>
          <w:commentReference w:id="420"/>
        </w:r>
        <w:r w:rsidRPr="00155995">
          <w:rPr>
            <w:rFonts w:cstheme="minorHAnsi"/>
            <w:color w:val="000000" w:themeColor="text1"/>
          </w:rPr>
          <w:t>.</w:t>
        </w:r>
      </w:ins>
    </w:p>
    <w:p w14:paraId="3E57A11A" w14:textId="42CC32FE" w:rsidR="00C530DB" w:rsidRDefault="00C530DB" w:rsidP="00155995">
      <w:pPr>
        <w:spacing w:line="360" w:lineRule="auto"/>
        <w:jc w:val="both"/>
        <w:rPr>
          <w:rFonts w:cstheme="minorHAnsi"/>
          <w:bCs/>
          <w:color w:val="000000" w:themeColor="text1"/>
        </w:rPr>
      </w:pPr>
    </w:p>
    <w:p w14:paraId="2ECD1E3B" w14:textId="2F5BC1F7" w:rsidR="00C530DB" w:rsidRPr="00155995" w:rsidRDefault="00C530DB" w:rsidP="00155995">
      <w:pPr>
        <w:spacing w:line="360" w:lineRule="auto"/>
        <w:jc w:val="both"/>
        <w:rPr>
          <w:rFonts w:cstheme="minorHAnsi"/>
          <w:bCs/>
          <w:color w:val="000000" w:themeColor="text1"/>
        </w:rPr>
      </w:pPr>
      <w:commentRangeStart w:id="421"/>
      <w:commentRangeStart w:id="422"/>
      <w:r>
        <w:rPr>
          <w:rFonts w:cstheme="minorHAnsi"/>
          <w:bCs/>
          <w:color w:val="000000" w:themeColor="text1"/>
        </w:rPr>
        <w:t xml:space="preserve">[And closing paragraph] </w:t>
      </w:r>
      <w:commentRangeEnd w:id="421"/>
      <w:r>
        <w:rPr>
          <w:rStyle w:val="CommentReference"/>
        </w:rPr>
        <w:commentReference w:id="421"/>
      </w:r>
      <w:commentRangeEnd w:id="422"/>
      <w:r w:rsidR="00581C76">
        <w:rPr>
          <w:rStyle w:val="CommentReference"/>
        </w:rPr>
        <w:commentReference w:id="422"/>
      </w:r>
    </w:p>
    <w:p w14:paraId="33D04814" w14:textId="44E5848D" w:rsidR="00155995" w:rsidRDefault="00155995" w:rsidP="00155995">
      <w:pPr>
        <w:spacing w:line="360" w:lineRule="auto"/>
        <w:jc w:val="both"/>
        <w:rPr>
          <w:rFonts w:cstheme="minorHAnsi"/>
          <w:bCs/>
          <w:color w:val="000000" w:themeColor="text1"/>
        </w:rPr>
      </w:pPr>
    </w:p>
    <w:p w14:paraId="54CBEE13" w14:textId="2E7932EF" w:rsidR="00EE616C" w:rsidRDefault="00EE616C" w:rsidP="00155995">
      <w:pPr>
        <w:spacing w:line="360" w:lineRule="auto"/>
        <w:jc w:val="both"/>
        <w:rPr>
          <w:rFonts w:cstheme="minorHAnsi"/>
          <w:bCs/>
          <w:color w:val="000000" w:themeColor="text1"/>
        </w:rPr>
      </w:pPr>
    </w:p>
    <w:p w14:paraId="7AA3C11B" w14:textId="0E1131E7" w:rsidR="00EE616C" w:rsidRDefault="00EE616C">
      <w:pPr>
        <w:rPr>
          <w:rFonts w:cstheme="minorHAnsi"/>
          <w:bCs/>
          <w:color w:val="000000" w:themeColor="text1"/>
        </w:rPr>
      </w:pPr>
      <w:r>
        <w:rPr>
          <w:rFonts w:cstheme="minorHAnsi"/>
          <w:bCs/>
          <w:color w:val="000000" w:themeColor="text1"/>
        </w:rPr>
        <w:br w:type="page"/>
      </w:r>
    </w:p>
    <w:p w14:paraId="44B42C1B" w14:textId="08D7BB09" w:rsidR="00EE616C" w:rsidRPr="00155995" w:rsidRDefault="00EE616C" w:rsidP="007A2697">
      <w:pPr>
        <w:spacing w:line="360" w:lineRule="auto"/>
        <w:jc w:val="both"/>
        <w:outlineLvl w:val="0"/>
        <w:rPr>
          <w:rFonts w:cstheme="minorHAnsi"/>
          <w:bCs/>
          <w:color w:val="000000" w:themeColor="text1"/>
        </w:rPr>
      </w:pPr>
      <w:r>
        <w:rPr>
          <w:rFonts w:cstheme="minorHAnsi"/>
          <w:bCs/>
          <w:color w:val="000000" w:themeColor="text1"/>
        </w:rPr>
        <w:lastRenderedPageBreak/>
        <w:t>References</w:t>
      </w:r>
    </w:p>
    <w:p w14:paraId="33ADB62A" w14:textId="77777777" w:rsidR="00AD2CFD" w:rsidRPr="00AD2CFD" w:rsidRDefault="004426C1">
      <w:pPr>
        <w:pStyle w:val="Bibliography"/>
        <w:rPr>
          <w:ins w:id="423" w:author="Ines Martins" w:date="2020-08-28T16:17:00Z"/>
          <w:rFonts w:ascii="Calibri" w:hAnsi="Calibri" w:cs="Calibri"/>
          <w:rPrChange w:id="424" w:author="Ines Martins" w:date="2020-08-28T16:17:00Z">
            <w:rPr>
              <w:ins w:id="425" w:author="Ines Martins" w:date="2020-08-28T16:17:00Z"/>
              <w:rFonts w:ascii="Times New Roman" w:hAnsi="Times New Roman" w:cs="Times New Roman"/>
            </w:rPr>
          </w:rPrChange>
        </w:rPr>
        <w:pPrChange w:id="426" w:author="Ines Martins" w:date="2020-08-28T16:17:00Z">
          <w:pPr>
            <w:widowControl w:val="0"/>
            <w:autoSpaceDE w:val="0"/>
            <w:autoSpaceDN w:val="0"/>
            <w:adjustRightInd w:val="0"/>
          </w:pPr>
        </w:pPrChange>
      </w:pPr>
      <w:r>
        <w:fldChar w:fldCharType="begin"/>
      </w:r>
      <w:ins w:id="427" w:author="Ines Martins" w:date="2020-08-28T16:17:00Z">
        <w:r w:rsidR="00AD2CFD">
          <w:instrText xml:space="preserve"> ADDIN ZOTERO_BIBL {"uncited":[],"omitted":[],"custom":[]} CSL_BIBLIOGRAPHY </w:instrText>
        </w:r>
      </w:ins>
      <w:del w:id="428" w:author="Ines Martins" w:date="2020-08-28T14:42:00Z">
        <w:r w:rsidR="008364F7" w:rsidDel="008364F7">
          <w:delInstrText xml:space="preserve"> ADDIN ZOTERO_BIBL {"uncited":[],"omitted":[],"custom":[]} CSL_BIBLIOGRAPHY </w:delInstrText>
        </w:r>
      </w:del>
      <w:r>
        <w:fldChar w:fldCharType="separate"/>
      </w:r>
      <w:ins w:id="429" w:author="Ines Martins" w:date="2020-08-28T16:17:00Z">
        <w:r w:rsidR="00AD2CFD" w:rsidRPr="00AD2CFD">
          <w:rPr>
            <w:rFonts w:ascii="Calibri" w:hAnsi="Calibri" w:cs="Calibri"/>
            <w:rPrChange w:id="430" w:author="Ines Martins" w:date="2020-08-28T16:17:00Z">
              <w:rPr>
                <w:rFonts w:ascii="Times New Roman" w:hAnsi="Times New Roman" w:cs="Times New Roman"/>
              </w:rPr>
            </w:rPrChange>
          </w:rPr>
          <w:t xml:space="preserve">BirdLife International. (2013). </w:t>
        </w:r>
        <w:r w:rsidR="00AD2CFD" w:rsidRPr="00AD2CFD">
          <w:rPr>
            <w:rFonts w:ascii="Calibri" w:hAnsi="Calibri" w:cs="Calibri"/>
            <w:i/>
            <w:iCs/>
            <w:rPrChange w:id="431" w:author="Ines Martins" w:date="2020-08-28T16:17:00Z">
              <w:rPr>
                <w:rFonts w:ascii="Times New Roman" w:hAnsi="Times New Roman" w:cs="Times New Roman"/>
                <w:i/>
                <w:iCs/>
              </w:rPr>
            </w:rPrChange>
          </w:rPr>
          <w:t>Birds are very useful indicators for other kinds of biodiversity.</w:t>
        </w:r>
        <w:r w:rsidR="00AD2CFD" w:rsidRPr="00AD2CFD">
          <w:rPr>
            <w:rFonts w:ascii="Calibri" w:hAnsi="Calibri" w:cs="Calibri"/>
            <w:rPrChange w:id="432" w:author="Ines Martins" w:date="2020-08-28T16:17:00Z">
              <w:rPr>
                <w:rFonts w:ascii="Times New Roman" w:hAnsi="Times New Roman" w:cs="Times New Roman"/>
              </w:rPr>
            </w:rPrChange>
          </w:rPr>
          <w:t xml:space="preserve"> http://www.birdlife.org</w:t>
        </w:r>
      </w:ins>
    </w:p>
    <w:p w14:paraId="2A323BAE" w14:textId="77777777" w:rsidR="00AD2CFD" w:rsidRPr="00AD2CFD" w:rsidRDefault="00AD2CFD">
      <w:pPr>
        <w:pStyle w:val="Bibliography"/>
        <w:rPr>
          <w:ins w:id="433" w:author="Ines Martins" w:date="2020-08-28T16:17:00Z"/>
          <w:rFonts w:ascii="Calibri" w:hAnsi="Calibri" w:cs="Calibri"/>
          <w:rPrChange w:id="434" w:author="Ines Martins" w:date="2020-08-28T16:17:00Z">
            <w:rPr>
              <w:ins w:id="435" w:author="Ines Martins" w:date="2020-08-28T16:17:00Z"/>
              <w:rFonts w:ascii="Times New Roman" w:hAnsi="Times New Roman" w:cs="Times New Roman"/>
            </w:rPr>
          </w:rPrChange>
        </w:rPr>
        <w:pPrChange w:id="436" w:author="Ines Martins" w:date="2020-08-28T16:17:00Z">
          <w:pPr>
            <w:widowControl w:val="0"/>
            <w:autoSpaceDE w:val="0"/>
            <w:autoSpaceDN w:val="0"/>
            <w:adjustRightInd w:val="0"/>
          </w:pPr>
        </w:pPrChange>
      </w:pPr>
      <w:ins w:id="437" w:author="Ines Martins" w:date="2020-08-28T16:17:00Z">
        <w:r w:rsidRPr="00AD2CFD">
          <w:rPr>
            <w:rFonts w:ascii="Calibri" w:hAnsi="Calibri" w:cs="Calibri"/>
            <w:rPrChange w:id="438" w:author="Ines Martins" w:date="2020-08-28T16:17:00Z">
              <w:rPr>
                <w:rFonts w:ascii="Times New Roman" w:hAnsi="Times New Roman" w:cs="Times New Roman"/>
              </w:rPr>
            </w:rPrChange>
          </w:rPr>
          <w:t>BirdLife International. (2016).</w:t>
        </w:r>
      </w:ins>
    </w:p>
    <w:p w14:paraId="6428548E" w14:textId="77777777" w:rsidR="00AD2CFD" w:rsidRPr="00AD2CFD" w:rsidRDefault="00AD2CFD">
      <w:pPr>
        <w:pStyle w:val="Bibliography"/>
        <w:rPr>
          <w:ins w:id="439" w:author="Ines Martins" w:date="2020-08-28T16:17:00Z"/>
          <w:rFonts w:ascii="Calibri" w:hAnsi="Calibri" w:cs="Calibri"/>
          <w:rPrChange w:id="440" w:author="Ines Martins" w:date="2020-08-28T16:17:00Z">
            <w:rPr>
              <w:ins w:id="441" w:author="Ines Martins" w:date="2020-08-28T16:17:00Z"/>
              <w:rFonts w:ascii="Times New Roman" w:hAnsi="Times New Roman" w:cs="Times New Roman"/>
            </w:rPr>
          </w:rPrChange>
        </w:rPr>
        <w:pPrChange w:id="442" w:author="Ines Martins" w:date="2020-08-28T16:17:00Z">
          <w:pPr>
            <w:widowControl w:val="0"/>
            <w:autoSpaceDE w:val="0"/>
            <w:autoSpaceDN w:val="0"/>
            <w:adjustRightInd w:val="0"/>
          </w:pPr>
        </w:pPrChange>
      </w:pPr>
      <w:ins w:id="443" w:author="Ines Martins" w:date="2020-08-28T16:17:00Z">
        <w:r w:rsidRPr="00AD2CFD">
          <w:rPr>
            <w:rFonts w:ascii="Calibri" w:hAnsi="Calibri" w:cs="Calibri"/>
            <w:rPrChange w:id="444" w:author="Ines Martins" w:date="2020-08-28T16:17:00Z">
              <w:rPr>
                <w:rFonts w:ascii="Times New Roman" w:hAnsi="Times New Roman" w:cs="Times New Roman"/>
              </w:rPr>
            </w:rPrChange>
          </w:rPr>
          <w:t xml:space="preserve">BirdLife International, &amp; NatureServe. (2014). Bird species distribution maps of the world. </w:t>
        </w:r>
        <w:r w:rsidRPr="00AD2CFD">
          <w:rPr>
            <w:rFonts w:ascii="Calibri" w:hAnsi="Calibri" w:cs="Calibri"/>
            <w:i/>
            <w:iCs/>
            <w:rPrChange w:id="445" w:author="Ines Martins" w:date="2020-08-28T16:17:00Z">
              <w:rPr>
                <w:rFonts w:ascii="Times New Roman" w:hAnsi="Times New Roman" w:cs="Times New Roman"/>
                <w:i/>
                <w:iCs/>
              </w:rPr>
            </w:rPrChange>
          </w:rPr>
          <w:t>Cambridge, UK: BirdLife International.[Google Scholar]</w:t>
        </w:r>
        <w:r w:rsidRPr="00AD2CFD">
          <w:rPr>
            <w:rFonts w:ascii="Calibri" w:hAnsi="Calibri" w:cs="Calibri"/>
            <w:rPrChange w:id="446" w:author="Ines Martins" w:date="2020-08-28T16:17:00Z">
              <w:rPr>
                <w:rFonts w:ascii="Times New Roman" w:hAnsi="Times New Roman" w:cs="Times New Roman"/>
              </w:rPr>
            </w:rPrChange>
          </w:rPr>
          <w:t>.</w:t>
        </w:r>
      </w:ins>
    </w:p>
    <w:p w14:paraId="7A40BD53" w14:textId="77777777" w:rsidR="00AD2CFD" w:rsidRPr="00AD2CFD" w:rsidRDefault="00AD2CFD">
      <w:pPr>
        <w:pStyle w:val="Bibliography"/>
        <w:rPr>
          <w:ins w:id="447" w:author="Ines Martins" w:date="2020-08-28T16:17:00Z"/>
          <w:rFonts w:ascii="Calibri" w:hAnsi="Calibri" w:cs="Calibri"/>
          <w:rPrChange w:id="448" w:author="Ines Martins" w:date="2020-08-28T16:17:00Z">
            <w:rPr>
              <w:ins w:id="449" w:author="Ines Martins" w:date="2020-08-28T16:17:00Z"/>
              <w:rFonts w:ascii="Times New Roman" w:hAnsi="Times New Roman" w:cs="Times New Roman"/>
            </w:rPr>
          </w:rPrChange>
        </w:rPr>
        <w:pPrChange w:id="450" w:author="Ines Martins" w:date="2020-08-28T16:17:00Z">
          <w:pPr>
            <w:widowControl w:val="0"/>
            <w:autoSpaceDE w:val="0"/>
            <w:autoSpaceDN w:val="0"/>
            <w:adjustRightInd w:val="0"/>
          </w:pPr>
        </w:pPrChange>
      </w:pPr>
      <w:ins w:id="451" w:author="Ines Martins" w:date="2020-08-28T16:17:00Z">
        <w:r w:rsidRPr="00AD2CFD">
          <w:rPr>
            <w:rFonts w:ascii="Calibri" w:hAnsi="Calibri" w:cs="Calibri"/>
            <w:rPrChange w:id="452" w:author="Ines Martins" w:date="2020-08-28T16:17:00Z">
              <w:rPr>
                <w:rFonts w:ascii="Times New Roman" w:hAnsi="Times New Roman" w:cs="Times New Roman"/>
              </w:rPr>
            </w:rPrChange>
          </w:rPr>
          <w:t xml:space="preserve">Blowes, S., Supp, S., Antao, L., Bates, A., Bruelheide, H., Chase, J., Moyes, F., Magurran, A., McGill, B., Myers-Smith, I., Winter, M., Bjorkman, A., Bowler, D., Byrnes, J. E., Gonzalez, A., Hines, J., Isbell, F., Jones, H., Navarro, L., … Dornelas, M. (2018). Biodiversity trends are stronger in marine than terrestrial assemblages. </w:t>
        </w:r>
        <w:r w:rsidRPr="00AD2CFD">
          <w:rPr>
            <w:rFonts w:ascii="Calibri" w:hAnsi="Calibri" w:cs="Calibri"/>
            <w:i/>
            <w:iCs/>
            <w:rPrChange w:id="453" w:author="Ines Martins" w:date="2020-08-28T16:17:00Z">
              <w:rPr>
                <w:rFonts w:ascii="Times New Roman" w:hAnsi="Times New Roman" w:cs="Times New Roman"/>
                <w:i/>
                <w:iCs/>
              </w:rPr>
            </w:rPrChange>
          </w:rPr>
          <w:t>BioRxiv</w:t>
        </w:r>
        <w:r w:rsidRPr="00AD2CFD">
          <w:rPr>
            <w:rFonts w:ascii="Calibri" w:hAnsi="Calibri" w:cs="Calibri"/>
            <w:rPrChange w:id="454" w:author="Ines Martins" w:date="2020-08-28T16:17:00Z">
              <w:rPr>
                <w:rFonts w:ascii="Times New Roman" w:hAnsi="Times New Roman" w:cs="Times New Roman"/>
              </w:rPr>
            </w:rPrChange>
          </w:rPr>
          <w:t>, 457424. https://doi.org/10.1101/457424</w:t>
        </w:r>
      </w:ins>
    </w:p>
    <w:p w14:paraId="20AC0F04" w14:textId="77777777" w:rsidR="00AD2CFD" w:rsidRPr="00AD2CFD" w:rsidRDefault="00AD2CFD">
      <w:pPr>
        <w:pStyle w:val="Bibliography"/>
        <w:rPr>
          <w:ins w:id="455" w:author="Ines Martins" w:date="2020-08-28T16:17:00Z"/>
          <w:rFonts w:ascii="Calibri" w:hAnsi="Calibri" w:cs="Calibri"/>
          <w:rPrChange w:id="456" w:author="Ines Martins" w:date="2020-08-28T16:17:00Z">
            <w:rPr>
              <w:ins w:id="457" w:author="Ines Martins" w:date="2020-08-28T16:17:00Z"/>
              <w:rFonts w:ascii="Times New Roman" w:hAnsi="Times New Roman" w:cs="Times New Roman"/>
            </w:rPr>
          </w:rPrChange>
        </w:rPr>
        <w:pPrChange w:id="458" w:author="Ines Martins" w:date="2020-08-28T16:17:00Z">
          <w:pPr>
            <w:widowControl w:val="0"/>
            <w:autoSpaceDE w:val="0"/>
            <w:autoSpaceDN w:val="0"/>
            <w:adjustRightInd w:val="0"/>
          </w:pPr>
        </w:pPrChange>
      </w:pPr>
      <w:ins w:id="459" w:author="Ines Martins" w:date="2020-08-28T16:17:00Z">
        <w:r w:rsidRPr="00AD2CFD">
          <w:rPr>
            <w:rFonts w:ascii="Calibri" w:hAnsi="Calibri" w:cs="Calibri"/>
            <w:rPrChange w:id="460" w:author="Ines Martins" w:date="2020-08-28T16:17:00Z">
              <w:rPr>
                <w:rFonts w:ascii="Times New Roman" w:hAnsi="Times New Roman" w:cs="Times New Roman"/>
              </w:rPr>
            </w:rPrChange>
          </w:rPr>
          <w:t xml:space="preserve">Butchart, S. H. M., Walpole, M., Collen, B., van Strien, A., Scharlemann, J. P. W., Almond, R. E. A., Baillie, J. E. M., Bomhard, B., Brown, C., Bruno, J., Carpenter, K. E., Carr, G. M., Chanson, J., Chenery, A. M., Csirke, J., Davidson, N. C., Dentener, F., Foster, M., Galli, A., … Watson, R. (2010). Global Biodiversity: Indicators of Recent Declines. </w:t>
        </w:r>
        <w:r w:rsidRPr="00AD2CFD">
          <w:rPr>
            <w:rFonts w:ascii="Calibri" w:hAnsi="Calibri" w:cs="Calibri"/>
            <w:i/>
            <w:iCs/>
            <w:rPrChange w:id="461" w:author="Ines Martins" w:date="2020-08-28T16:17:00Z">
              <w:rPr>
                <w:rFonts w:ascii="Times New Roman" w:hAnsi="Times New Roman" w:cs="Times New Roman"/>
                <w:i/>
                <w:iCs/>
              </w:rPr>
            </w:rPrChange>
          </w:rPr>
          <w:t>Science</w:t>
        </w:r>
        <w:r w:rsidRPr="00AD2CFD">
          <w:rPr>
            <w:rFonts w:ascii="Calibri" w:hAnsi="Calibri" w:cs="Calibri"/>
            <w:rPrChange w:id="462" w:author="Ines Martins" w:date="2020-08-28T16:17:00Z">
              <w:rPr>
                <w:rFonts w:ascii="Times New Roman" w:hAnsi="Times New Roman" w:cs="Times New Roman"/>
              </w:rPr>
            </w:rPrChange>
          </w:rPr>
          <w:t xml:space="preserve">, </w:t>
        </w:r>
        <w:r w:rsidRPr="00AD2CFD">
          <w:rPr>
            <w:rFonts w:ascii="Calibri" w:hAnsi="Calibri" w:cs="Calibri"/>
            <w:i/>
            <w:iCs/>
            <w:rPrChange w:id="463" w:author="Ines Martins" w:date="2020-08-28T16:17:00Z">
              <w:rPr>
                <w:rFonts w:ascii="Times New Roman" w:hAnsi="Times New Roman" w:cs="Times New Roman"/>
                <w:i/>
                <w:iCs/>
              </w:rPr>
            </w:rPrChange>
          </w:rPr>
          <w:t>328</w:t>
        </w:r>
        <w:r w:rsidRPr="00AD2CFD">
          <w:rPr>
            <w:rFonts w:ascii="Calibri" w:hAnsi="Calibri" w:cs="Calibri"/>
            <w:rPrChange w:id="464" w:author="Ines Martins" w:date="2020-08-28T16:17:00Z">
              <w:rPr>
                <w:rFonts w:ascii="Times New Roman" w:hAnsi="Times New Roman" w:cs="Times New Roman"/>
              </w:rPr>
            </w:rPrChange>
          </w:rPr>
          <w:t>(5982), 1164–1168. https://doi.org/10.1126/science.1187512</w:t>
        </w:r>
      </w:ins>
    </w:p>
    <w:p w14:paraId="03C8DBA8" w14:textId="77777777" w:rsidR="00AD2CFD" w:rsidRPr="00AD2CFD" w:rsidRDefault="00AD2CFD">
      <w:pPr>
        <w:pStyle w:val="Bibliography"/>
        <w:rPr>
          <w:ins w:id="465" w:author="Ines Martins" w:date="2020-08-28T16:17:00Z"/>
          <w:rFonts w:ascii="Calibri" w:hAnsi="Calibri" w:cs="Calibri"/>
          <w:rPrChange w:id="466" w:author="Ines Martins" w:date="2020-08-28T16:17:00Z">
            <w:rPr>
              <w:ins w:id="467" w:author="Ines Martins" w:date="2020-08-28T16:17:00Z"/>
              <w:rFonts w:ascii="Times New Roman" w:hAnsi="Times New Roman" w:cs="Times New Roman"/>
            </w:rPr>
          </w:rPrChange>
        </w:rPr>
        <w:pPrChange w:id="468" w:author="Ines Martins" w:date="2020-08-28T16:17:00Z">
          <w:pPr>
            <w:widowControl w:val="0"/>
            <w:autoSpaceDE w:val="0"/>
            <w:autoSpaceDN w:val="0"/>
            <w:adjustRightInd w:val="0"/>
          </w:pPr>
        </w:pPrChange>
      </w:pPr>
      <w:ins w:id="469" w:author="Ines Martins" w:date="2020-08-28T16:17:00Z">
        <w:r w:rsidRPr="00AD2CFD">
          <w:rPr>
            <w:rFonts w:ascii="Calibri" w:hAnsi="Calibri" w:cs="Calibri"/>
            <w:rPrChange w:id="470" w:author="Ines Martins" w:date="2020-08-28T16:17:00Z">
              <w:rPr>
                <w:rFonts w:ascii="Times New Roman" w:hAnsi="Times New Roman" w:cs="Times New Roman"/>
              </w:rPr>
            </w:rPrChange>
          </w:rPr>
          <w:t xml:space="preserve">Cardinale, B. J., Duffy, J. E., Gonzalez, A., Hooper, D. U., Perrings, C., Venail, P., Narwani, A., Mace, G. M., Tilman, D., Wardle, D. A., Kinzig, A. P., Daily, G. C., Loreau, M., Grace, J. B., Larigauderie, A., Srivastava, D. S., &amp; Naeem, S. (2012). Biodiversity loss and its impact on humanity. </w:t>
        </w:r>
        <w:r w:rsidRPr="00AD2CFD">
          <w:rPr>
            <w:rFonts w:ascii="Calibri" w:hAnsi="Calibri" w:cs="Calibri"/>
            <w:i/>
            <w:iCs/>
            <w:rPrChange w:id="471" w:author="Ines Martins" w:date="2020-08-28T16:17:00Z">
              <w:rPr>
                <w:rFonts w:ascii="Times New Roman" w:hAnsi="Times New Roman" w:cs="Times New Roman"/>
                <w:i/>
                <w:iCs/>
              </w:rPr>
            </w:rPrChange>
          </w:rPr>
          <w:t>Nature</w:t>
        </w:r>
        <w:r w:rsidRPr="00AD2CFD">
          <w:rPr>
            <w:rFonts w:ascii="Calibri" w:hAnsi="Calibri" w:cs="Calibri"/>
            <w:rPrChange w:id="472" w:author="Ines Martins" w:date="2020-08-28T16:17:00Z">
              <w:rPr>
                <w:rFonts w:ascii="Times New Roman" w:hAnsi="Times New Roman" w:cs="Times New Roman"/>
              </w:rPr>
            </w:rPrChange>
          </w:rPr>
          <w:t xml:space="preserve">, </w:t>
        </w:r>
        <w:r w:rsidRPr="00AD2CFD">
          <w:rPr>
            <w:rFonts w:ascii="Calibri" w:hAnsi="Calibri" w:cs="Calibri"/>
            <w:i/>
            <w:iCs/>
            <w:rPrChange w:id="473" w:author="Ines Martins" w:date="2020-08-28T16:17:00Z">
              <w:rPr>
                <w:rFonts w:ascii="Times New Roman" w:hAnsi="Times New Roman" w:cs="Times New Roman"/>
                <w:i/>
                <w:iCs/>
              </w:rPr>
            </w:rPrChange>
          </w:rPr>
          <w:t>486</w:t>
        </w:r>
        <w:r w:rsidRPr="00AD2CFD">
          <w:rPr>
            <w:rFonts w:ascii="Calibri" w:hAnsi="Calibri" w:cs="Calibri"/>
            <w:rPrChange w:id="474" w:author="Ines Martins" w:date="2020-08-28T16:17:00Z">
              <w:rPr>
                <w:rFonts w:ascii="Times New Roman" w:hAnsi="Times New Roman" w:cs="Times New Roman"/>
              </w:rPr>
            </w:rPrChange>
          </w:rPr>
          <w:t>(7401), 59–67. https://doi.org/10.1038/nature11148</w:t>
        </w:r>
      </w:ins>
    </w:p>
    <w:p w14:paraId="4B9F6F48" w14:textId="77777777" w:rsidR="00AD2CFD" w:rsidRPr="00AD2CFD" w:rsidRDefault="00AD2CFD">
      <w:pPr>
        <w:pStyle w:val="Bibliography"/>
        <w:rPr>
          <w:ins w:id="475" w:author="Ines Martins" w:date="2020-08-28T16:17:00Z"/>
          <w:rFonts w:ascii="Calibri" w:hAnsi="Calibri" w:cs="Calibri"/>
          <w:rPrChange w:id="476" w:author="Ines Martins" w:date="2020-08-28T16:17:00Z">
            <w:rPr>
              <w:ins w:id="477" w:author="Ines Martins" w:date="2020-08-28T16:17:00Z"/>
              <w:rFonts w:ascii="Times New Roman" w:hAnsi="Times New Roman" w:cs="Times New Roman"/>
            </w:rPr>
          </w:rPrChange>
        </w:rPr>
        <w:pPrChange w:id="478" w:author="Ines Martins" w:date="2020-08-28T16:17:00Z">
          <w:pPr>
            <w:widowControl w:val="0"/>
            <w:autoSpaceDE w:val="0"/>
            <w:autoSpaceDN w:val="0"/>
            <w:adjustRightInd w:val="0"/>
          </w:pPr>
        </w:pPrChange>
      </w:pPr>
      <w:ins w:id="479" w:author="Ines Martins" w:date="2020-08-28T16:17:00Z">
        <w:r w:rsidRPr="00AD2CFD">
          <w:rPr>
            <w:rFonts w:ascii="Calibri" w:hAnsi="Calibri" w:cs="Calibri"/>
            <w:rPrChange w:id="480" w:author="Ines Martins" w:date="2020-08-28T16:17:00Z">
              <w:rPr>
                <w:rFonts w:ascii="Times New Roman" w:hAnsi="Times New Roman" w:cs="Times New Roman"/>
              </w:rPr>
            </w:rPrChange>
          </w:rPr>
          <w:t xml:space="preserve">CBD. (2010). </w:t>
        </w:r>
        <w:r w:rsidRPr="00AD2CFD">
          <w:rPr>
            <w:rFonts w:ascii="Calibri" w:hAnsi="Calibri" w:cs="Calibri"/>
            <w:i/>
            <w:iCs/>
            <w:rPrChange w:id="481" w:author="Ines Martins" w:date="2020-08-28T16:17:00Z">
              <w:rPr>
                <w:rFonts w:ascii="Times New Roman" w:hAnsi="Times New Roman" w:cs="Times New Roman"/>
                <w:i/>
                <w:iCs/>
              </w:rPr>
            </w:rPrChange>
          </w:rPr>
          <w:t>Decision X/2: The strategic plan for biodiversity 2011-2020 and the aichi biodiversity targets</w:t>
        </w:r>
        <w:r w:rsidRPr="00AD2CFD">
          <w:rPr>
            <w:rFonts w:ascii="Calibri" w:hAnsi="Calibri" w:cs="Calibri"/>
            <w:rPrChange w:id="482" w:author="Ines Martins" w:date="2020-08-28T16:17:00Z">
              <w:rPr>
                <w:rFonts w:ascii="Times New Roman" w:hAnsi="Times New Roman" w:cs="Times New Roman"/>
              </w:rPr>
            </w:rPrChange>
          </w:rPr>
          <w:t>. www.cbd.int/decision/cop?id=12268</w:t>
        </w:r>
      </w:ins>
    </w:p>
    <w:p w14:paraId="3E7D0049" w14:textId="77777777" w:rsidR="00AD2CFD" w:rsidRPr="00AD2CFD" w:rsidRDefault="00AD2CFD">
      <w:pPr>
        <w:pStyle w:val="Bibliography"/>
        <w:rPr>
          <w:ins w:id="483" w:author="Ines Martins" w:date="2020-08-28T16:17:00Z"/>
          <w:rFonts w:ascii="Calibri" w:hAnsi="Calibri" w:cs="Calibri"/>
          <w:rPrChange w:id="484" w:author="Ines Martins" w:date="2020-08-28T16:17:00Z">
            <w:rPr>
              <w:ins w:id="485" w:author="Ines Martins" w:date="2020-08-28T16:17:00Z"/>
              <w:rFonts w:ascii="Times New Roman" w:hAnsi="Times New Roman" w:cs="Times New Roman"/>
            </w:rPr>
          </w:rPrChange>
        </w:rPr>
        <w:pPrChange w:id="486" w:author="Ines Martins" w:date="2020-08-28T16:17:00Z">
          <w:pPr>
            <w:widowControl w:val="0"/>
            <w:autoSpaceDE w:val="0"/>
            <w:autoSpaceDN w:val="0"/>
            <w:adjustRightInd w:val="0"/>
          </w:pPr>
        </w:pPrChange>
      </w:pPr>
      <w:ins w:id="487" w:author="Ines Martins" w:date="2020-08-28T16:17:00Z">
        <w:r w:rsidRPr="00AD2CFD">
          <w:rPr>
            <w:rFonts w:ascii="Calibri" w:hAnsi="Calibri" w:cs="Calibri"/>
            <w:rPrChange w:id="488" w:author="Ines Martins" w:date="2020-08-28T16:17:00Z">
              <w:rPr>
                <w:rFonts w:ascii="Times New Roman" w:hAnsi="Times New Roman" w:cs="Times New Roman"/>
              </w:rPr>
            </w:rPrChange>
          </w:rPr>
          <w:lastRenderedPageBreak/>
          <w:t xml:space="preserve">Chaudhary, A., &amp; Mooers, A. O. (2017). Biodiversity loss under future global socio-economic and climate scenarios. </w:t>
        </w:r>
        <w:r w:rsidRPr="00AD2CFD">
          <w:rPr>
            <w:rFonts w:ascii="Calibri" w:hAnsi="Calibri" w:cs="Calibri"/>
            <w:i/>
            <w:iCs/>
            <w:rPrChange w:id="489" w:author="Ines Martins" w:date="2020-08-28T16:17:00Z">
              <w:rPr>
                <w:rFonts w:ascii="Times New Roman" w:hAnsi="Times New Roman" w:cs="Times New Roman"/>
                <w:i/>
                <w:iCs/>
              </w:rPr>
            </w:rPrChange>
          </w:rPr>
          <w:t>BioRxiv</w:t>
        </w:r>
        <w:r w:rsidRPr="00AD2CFD">
          <w:rPr>
            <w:rFonts w:ascii="Calibri" w:hAnsi="Calibri" w:cs="Calibri"/>
            <w:rPrChange w:id="490" w:author="Ines Martins" w:date="2020-08-28T16:17:00Z">
              <w:rPr>
                <w:rFonts w:ascii="Times New Roman" w:hAnsi="Times New Roman" w:cs="Times New Roman"/>
              </w:rPr>
            </w:rPrChange>
          </w:rPr>
          <w:t>, 235705. https://doi.org/10.1101/235705</w:t>
        </w:r>
      </w:ins>
    </w:p>
    <w:p w14:paraId="5C80D645" w14:textId="77777777" w:rsidR="00AD2CFD" w:rsidRPr="00AD2CFD" w:rsidRDefault="00AD2CFD">
      <w:pPr>
        <w:pStyle w:val="Bibliography"/>
        <w:rPr>
          <w:ins w:id="491" w:author="Ines Martins" w:date="2020-08-28T16:17:00Z"/>
          <w:rFonts w:ascii="Calibri" w:hAnsi="Calibri" w:cs="Calibri"/>
          <w:rPrChange w:id="492" w:author="Ines Martins" w:date="2020-08-28T16:17:00Z">
            <w:rPr>
              <w:ins w:id="493" w:author="Ines Martins" w:date="2020-08-28T16:17:00Z"/>
              <w:rFonts w:ascii="Times New Roman" w:hAnsi="Times New Roman" w:cs="Times New Roman"/>
            </w:rPr>
          </w:rPrChange>
        </w:rPr>
        <w:pPrChange w:id="494" w:author="Ines Martins" w:date="2020-08-28T16:17:00Z">
          <w:pPr>
            <w:widowControl w:val="0"/>
            <w:autoSpaceDE w:val="0"/>
            <w:autoSpaceDN w:val="0"/>
            <w:adjustRightInd w:val="0"/>
          </w:pPr>
        </w:pPrChange>
      </w:pPr>
      <w:ins w:id="495" w:author="Ines Martins" w:date="2020-08-28T16:17:00Z">
        <w:r w:rsidRPr="00AD2CFD">
          <w:rPr>
            <w:rFonts w:ascii="Calibri" w:hAnsi="Calibri" w:cs="Calibri"/>
            <w:rPrChange w:id="496" w:author="Ines Martins" w:date="2020-08-28T16:17:00Z">
              <w:rPr>
                <w:rFonts w:ascii="Times New Roman" w:hAnsi="Times New Roman" w:cs="Times New Roman"/>
              </w:rPr>
            </w:rPrChange>
          </w:rPr>
          <w:t xml:space="preserve">Dornelas, M., Gotelli, N. J., McGill, B., Shimadzu, H., Moyes, F., Sievers, C., &amp; Magurran, A. E. (2014). Assemblage time series reveal biodiversity change but not systematic loss. </w:t>
        </w:r>
        <w:r w:rsidRPr="00AD2CFD">
          <w:rPr>
            <w:rFonts w:ascii="Calibri" w:hAnsi="Calibri" w:cs="Calibri"/>
            <w:i/>
            <w:iCs/>
            <w:rPrChange w:id="497" w:author="Ines Martins" w:date="2020-08-28T16:17:00Z">
              <w:rPr>
                <w:rFonts w:ascii="Times New Roman" w:hAnsi="Times New Roman" w:cs="Times New Roman"/>
                <w:i/>
                <w:iCs/>
              </w:rPr>
            </w:rPrChange>
          </w:rPr>
          <w:t>Science</w:t>
        </w:r>
        <w:r w:rsidRPr="00AD2CFD">
          <w:rPr>
            <w:rFonts w:ascii="Calibri" w:hAnsi="Calibri" w:cs="Calibri"/>
            <w:rPrChange w:id="498" w:author="Ines Martins" w:date="2020-08-28T16:17:00Z">
              <w:rPr>
                <w:rFonts w:ascii="Times New Roman" w:hAnsi="Times New Roman" w:cs="Times New Roman"/>
              </w:rPr>
            </w:rPrChange>
          </w:rPr>
          <w:t xml:space="preserve">, </w:t>
        </w:r>
        <w:r w:rsidRPr="00AD2CFD">
          <w:rPr>
            <w:rFonts w:ascii="Calibri" w:hAnsi="Calibri" w:cs="Calibri"/>
            <w:i/>
            <w:iCs/>
            <w:rPrChange w:id="499" w:author="Ines Martins" w:date="2020-08-28T16:17:00Z">
              <w:rPr>
                <w:rFonts w:ascii="Times New Roman" w:hAnsi="Times New Roman" w:cs="Times New Roman"/>
                <w:i/>
                <w:iCs/>
              </w:rPr>
            </w:rPrChange>
          </w:rPr>
          <w:t>344</w:t>
        </w:r>
        <w:r w:rsidRPr="00AD2CFD">
          <w:rPr>
            <w:rFonts w:ascii="Calibri" w:hAnsi="Calibri" w:cs="Calibri"/>
            <w:rPrChange w:id="500" w:author="Ines Martins" w:date="2020-08-28T16:17:00Z">
              <w:rPr>
                <w:rFonts w:ascii="Times New Roman" w:hAnsi="Times New Roman" w:cs="Times New Roman"/>
              </w:rPr>
            </w:rPrChange>
          </w:rPr>
          <w:t>(6181), 296–299. https://doi.org/10.1126/science.1248484</w:t>
        </w:r>
      </w:ins>
    </w:p>
    <w:p w14:paraId="55A90888" w14:textId="77777777" w:rsidR="00AD2CFD" w:rsidRPr="00AD2CFD" w:rsidRDefault="00AD2CFD">
      <w:pPr>
        <w:pStyle w:val="Bibliography"/>
        <w:rPr>
          <w:ins w:id="501" w:author="Ines Martins" w:date="2020-08-28T16:17:00Z"/>
          <w:rFonts w:ascii="Calibri" w:hAnsi="Calibri" w:cs="Calibri"/>
          <w:rPrChange w:id="502" w:author="Ines Martins" w:date="2020-08-28T16:17:00Z">
            <w:rPr>
              <w:ins w:id="503" w:author="Ines Martins" w:date="2020-08-28T16:17:00Z"/>
              <w:rFonts w:ascii="Times New Roman" w:hAnsi="Times New Roman" w:cs="Times New Roman"/>
            </w:rPr>
          </w:rPrChange>
        </w:rPr>
        <w:pPrChange w:id="504" w:author="Ines Martins" w:date="2020-08-28T16:17:00Z">
          <w:pPr>
            <w:widowControl w:val="0"/>
            <w:autoSpaceDE w:val="0"/>
            <w:autoSpaceDN w:val="0"/>
            <w:adjustRightInd w:val="0"/>
          </w:pPr>
        </w:pPrChange>
      </w:pPr>
      <w:ins w:id="505" w:author="Ines Martins" w:date="2020-08-28T16:17:00Z">
        <w:r w:rsidRPr="00AD2CFD">
          <w:rPr>
            <w:rFonts w:ascii="Calibri" w:hAnsi="Calibri" w:cs="Calibri"/>
            <w:rPrChange w:id="506" w:author="Ines Martins" w:date="2020-08-28T16:17:00Z">
              <w:rPr>
                <w:rFonts w:ascii="Times New Roman" w:hAnsi="Times New Roman" w:cs="Times New Roman"/>
              </w:rPr>
            </w:rPrChange>
          </w:rPr>
          <w:t xml:space="preserve">Dornelas, Maria, Gotelli, N. J., McGill, B., Shimadzu, H., Moyes, F., Sievers, C., &amp; Magurran, A. E. (2014). Assemblage Time Series Reveal Biodiversity Change but Not Systematic Loss. </w:t>
        </w:r>
        <w:r w:rsidRPr="00AD2CFD">
          <w:rPr>
            <w:rFonts w:ascii="Calibri" w:hAnsi="Calibri" w:cs="Calibri"/>
            <w:i/>
            <w:iCs/>
            <w:rPrChange w:id="507" w:author="Ines Martins" w:date="2020-08-28T16:17:00Z">
              <w:rPr>
                <w:rFonts w:ascii="Times New Roman" w:hAnsi="Times New Roman" w:cs="Times New Roman"/>
                <w:i/>
                <w:iCs/>
              </w:rPr>
            </w:rPrChange>
          </w:rPr>
          <w:t>Science</w:t>
        </w:r>
        <w:r w:rsidRPr="00AD2CFD">
          <w:rPr>
            <w:rFonts w:ascii="Calibri" w:hAnsi="Calibri" w:cs="Calibri"/>
            <w:rPrChange w:id="508" w:author="Ines Martins" w:date="2020-08-28T16:17:00Z">
              <w:rPr>
                <w:rFonts w:ascii="Times New Roman" w:hAnsi="Times New Roman" w:cs="Times New Roman"/>
              </w:rPr>
            </w:rPrChange>
          </w:rPr>
          <w:t xml:space="preserve">, </w:t>
        </w:r>
        <w:r w:rsidRPr="00AD2CFD">
          <w:rPr>
            <w:rFonts w:ascii="Calibri" w:hAnsi="Calibri" w:cs="Calibri"/>
            <w:i/>
            <w:iCs/>
            <w:rPrChange w:id="509" w:author="Ines Martins" w:date="2020-08-28T16:17:00Z">
              <w:rPr>
                <w:rFonts w:ascii="Times New Roman" w:hAnsi="Times New Roman" w:cs="Times New Roman"/>
                <w:i/>
                <w:iCs/>
              </w:rPr>
            </w:rPrChange>
          </w:rPr>
          <w:t>344</w:t>
        </w:r>
        <w:r w:rsidRPr="00AD2CFD">
          <w:rPr>
            <w:rFonts w:ascii="Calibri" w:hAnsi="Calibri" w:cs="Calibri"/>
            <w:rPrChange w:id="510" w:author="Ines Martins" w:date="2020-08-28T16:17:00Z">
              <w:rPr>
                <w:rFonts w:ascii="Times New Roman" w:hAnsi="Times New Roman" w:cs="Times New Roman"/>
              </w:rPr>
            </w:rPrChange>
          </w:rPr>
          <w:t>(6181), 296–299. https://doi.org/10.1126/science.1248484</w:t>
        </w:r>
      </w:ins>
    </w:p>
    <w:p w14:paraId="50B91FB9" w14:textId="77777777" w:rsidR="00AD2CFD" w:rsidRPr="00AD2CFD" w:rsidRDefault="00AD2CFD">
      <w:pPr>
        <w:pStyle w:val="Bibliography"/>
        <w:rPr>
          <w:ins w:id="511" w:author="Ines Martins" w:date="2020-08-28T16:17:00Z"/>
          <w:rFonts w:ascii="Calibri" w:hAnsi="Calibri" w:cs="Calibri"/>
          <w:rPrChange w:id="512" w:author="Ines Martins" w:date="2020-08-28T16:17:00Z">
            <w:rPr>
              <w:ins w:id="513" w:author="Ines Martins" w:date="2020-08-28T16:17:00Z"/>
              <w:rFonts w:ascii="Times New Roman" w:hAnsi="Times New Roman" w:cs="Times New Roman"/>
            </w:rPr>
          </w:rPrChange>
        </w:rPr>
        <w:pPrChange w:id="514" w:author="Ines Martins" w:date="2020-08-28T16:17:00Z">
          <w:pPr>
            <w:widowControl w:val="0"/>
            <w:autoSpaceDE w:val="0"/>
            <w:autoSpaceDN w:val="0"/>
            <w:adjustRightInd w:val="0"/>
          </w:pPr>
        </w:pPrChange>
      </w:pPr>
      <w:ins w:id="515" w:author="Ines Martins" w:date="2020-08-28T16:17:00Z">
        <w:r w:rsidRPr="00AD2CFD">
          <w:rPr>
            <w:rFonts w:ascii="Calibri" w:hAnsi="Calibri" w:cs="Calibri"/>
            <w:rPrChange w:id="516" w:author="Ines Martins" w:date="2020-08-28T16:17:00Z">
              <w:rPr>
                <w:rFonts w:ascii="Times New Roman" w:hAnsi="Times New Roman" w:cs="Times New Roman"/>
              </w:rPr>
            </w:rPrChange>
          </w:rPr>
          <w:t xml:space="preserve">Fahrig, L. (2013). Rethinking patch size and isolation effects: the habitat amount hypothesis. </w:t>
        </w:r>
        <w:r w:rsidRPr="00AD2CFD">
          <w:rPr>
            <w:rFonts w:ascii="Calibri" w:hAnsi="Calibri" w:cs="Calibri"/>
            <w:i/>
            <w:iCs/>
            <w:rPrChange w:id="517" w:author="Ines Martins" w:date="2020-08-28T16:17:00Z">
              <w:rPr>
                <w:rFonts w:ascii="Times New Roman" w:hAnsi="Times New Roman" w:cs="Times New Roman"/>
                <w:i/>
                <w:iCs/>
              </w:rPr>
            </w:rPrChange>
          </w:rPr>
          <w:t>Journal of Biogeography</w:t>
        </w:r>
        <w:r w:rsidRPr="00AD2CFD">
          <w:rPr>
            <w:rFonts w:ascii="Calibri" w:hAnsi="Calibri" w:cs="Calibri"/>
            <w:rPrChange w:id="518" w:author="Ines Martins" w:date="2020-08-28T16:17:00Z">
              <w:rPr>
                <w:rFonts w:ascii="Times New Roman" w:hAnsi="Times New Roman" w:cs="Times New Roman"/>
              </w:rPr>
            </w:rPrChange>
          </w:rPr>
          <w:t xml:space="preserve">, </w:t>
        </w:r>
        <w:r w:rsidRPr="00AD2CFD">
          <w:rPr>
            <w:rFonts w:ascii="Calibri" w:hAnsi="Calibri" w:cs="Calibri"/>
            <w:i/>
            <w:iCs/>
            <w:rPrChange w:id="519" w:author="Ines Martins" w:date="2020-08-28T16:17:00Z">
              <w:rPr>
                <w:rFonts w:ascii="Times New Roman" w:hAnsi="Times New Roman" w:cs="Times New Roman"/>
                <w:i/>
                <w:iCs/>
              </w:rPr>
            </w:rPrChange>
          </w:rPr>
          <w:t>40</w:t>
        </w:r>
        <w:r w:rsidRPr="00AD2CFD">
          <w:rPr>
            <w:rFonts w:ascii="Calibri" w:hAnsi="Calibri" w:cs="Calibri"/>
            <w:rPrChange w:id="520" w:author="Ines Martins" w:date="2020-08-28T16:17:00Z">
              <w:rPr>
                <w:rFonts w:ascii="Times New Roman" w:hAnsi="Times New Roman" w:cs="Times New Roman"/>
              </w:rPr>
            </w:rPrChange>
          </w:rPr>
          <w:t>(9), 1649–1663.</w:t>
        </w:r>
      </w:ins>
    </w:p>
    <w:p w14:paraId="6902DFA2" w14:textId="77777777" w:rsidR="00AD2CFD" w:rsidRPr="00AD2CFD" w:rsidRDefault="00AD2CFD">
      <w:pPr>
        <w:pStyle w:val="Bibliography"/>
        <w:rPr>
          <w:ins w:id="521" w:author="Ines Martins" w:date="2020-08-28T16:17:00Z"/>
          <w:rFonts w:ascii="Calibri" w:hAnsi="Calibri" w:cs="Calibri"/>
          <w:rPrChange w:id="522" w:author="Ines Martins" w:date="2020-08-28T16:17:00Z">
            <w:rPr>
              <w:ins w:id="523" w:author="Ines Martins" w:date="2020-08-28T16:17:00Z"/>
              <w:rFonts w:ascii="Times New Roman" w:hAnsi="Times New Roman" w:cs="Times New Roman"/>
            </w:rPr>
          </w:rPrChange>
        </w:rPr>
        <w:pPrChange w:id="524" w:author="Ines Martins" w:date="2020-08-28T16:17:00Z">
          <w:pPr>
            <w:widowControl w:val="0"/>
            <w:autoSpaceDE w:val="0"/>
            <w:autoSpaceDN w:val="0"/>
            <w:adjustRightInd w:val="0"/>
          </w:pPr>
        </w:pPrChange>
      </w:pPr>
      <w:ins w:id="525" w:author="Ines Martins" w:date="2020-08-28T16:17:00Z">
        <w:r w:rsidRPr="00AD2CFD">
          <w:rPr>
            <w:rFonts w:ascii="Calibri" w:hAnsi="Calibri" w:cs="Calibri"/>
            <w:rPrChange w:id="526" w:author="Ines Martins" w:date="2020-08-28T16:17:00Z">
              <w:rPr>
                <w:rFonts w:ascii="Times New Roman" w:hAnsi="Times New Roman" w:cs="Times New Roman"/>
              </w:rPr>
            </w:rPrChange>
          </w:rPr>
          <w:t xml:space="preserve">Ferrier, S., Ninan, K. N., Leadley, P., Alkemade, R., Acosta, L. A., Akçakaya, H. R., Brotons, L., Cheung, W. W. L., Christensen, V., &amp; Harhash, K. A. (2016). The Methodological Assessment Report on Scenarios and Models of Biodiversity and Ecosystem Services. </w:t>
        </w:r>
        <w:r w:rsidRPr="00AD2CFD">
          <w:rPr>
            <w:rFonts w:ascii="Calibri" w:hAnsi="Calibri" w:cs="Calibri"/>
            <w:i/>
            <w:iCs/>
            <w:rPrChange w:id="527" w:author="Ines Martins" w:date="2020-08-28T16:17:00Z">
              <w:rPr>
                <w:rFonts w:ascii="Times New Roman" w:hAnsi="Times New Roman" w:cs="Times New Roman"/>
                <w:i/>
                <w:iCs/>
              </w:rPr>
            </w:rPrChange>
          </w:rPr>
          <w:t>Secretariat of the Intergovernmental Platform for Biodiversity and Ecosystem Services, Bonn, Germany</w:t>
        </w:r>
        <w:r w:rsidRPr="00AD2CFD">
          <w:rPr>
            <w:rFonts w:ascii="Calibri" w:hAnsi="Calibri" w:cs="Calibri"/>
            <w:rPrChange w:id="528" w:author="Ines Martins" w:date="2020-08-28T16:17:00Z">
              <w:rPr>
                <w:rFonts w:ascii="Times New Roman" w:hAnsi="Times New Roman" w:cs="Times New Roman"/>
              </w:rPr>
            </w:rPrChange>
          </w:rPr>
          <w:t>.</w:t>
        </w:r>
      </w:ins>
    </w:p>
    <w:p w14:paraId="2E4A4B7B" w14:textId="77777777" w:rsidR="00AD2CFD" w:rsidRPr="00AD2CFD" w:rsidRDefault="00AD2CFD">
      <w:pPr>
        <w:pStyle w:val="Bibliography"/>
        <w:rPr>
          <w:ins w:id="529" w:author="Ines Martins" w:date="2020-08-28T16:17:00Z"/>
          <w:rFonts w:ascii="Calibri" w:hAnsi="Calibri" w:cs="Calibri"/>
          <w:rPrChange w:id="530" w:author="Ines Martins" w:date="2020-08-28T16:17:00Z">
            <w:rPr>
              <w:ins w:id="531" w:author="Ines Martins" w:date="2020-08-28T16:17:00Z"/>
              <w:rFonts w:ascii="Times New Roman" w:hAnsi="Times New Roman" w:cs="Times New Roman"/>
            </w:rPr>
          </w:rPrChange>
        </w:rPr>
        <w:pPrChange w:id="532" w:author="Ines Martins" w:date="2020-08-28T16:17:00Z">
          <w:pPr>
            <w:widowControl w:val="0"/>
            <w:autoSpaceDE w:val="0"/>
            <w:autoSpaceDN w:val="0"/>
            <w:adjustRightInd w:val="0"/>
          </w:pPr>
        </w:pPrChange>
      </w:pPr>
      <w:ins w:id="533" w:author="Ines Martins" w:date="2020-08-28T16:17:00Z">
        <w:r w:rsidRPr="00AD2CFD">
          <w:rPr>
            <w:rFonts w:ascii="Calibri" w:hAnsi="Calibri" w:cs="Calibri"/>
            <w:rPrChange w:id="534" w:author="Ines Martins" w:date="2020-08-28T16:17:00Z">
              <w:rPr>
                <w:rFonts w:ascii="Times New Roman" w:hAnsi="Times New Roman" w:cs="Times New Roman"/>
              </w:rPr>
            </w:rPrChange>
          </w:rPr>
          <w:t xml:space="preserve">Frishkoff, L. O., Ke, A., Martins, I. S., Olimpi, E. M., &amp; Karp, D. S. (2019). Countryside Biogeography: the Controls of Species Distributions in Human-Dominated Landscapes. </w:t>
        </w:r>
        <w:r w:rsidRPr="00AD2CFD">
          <w:rPr>
            <w:rFonts w:ascii="Calibri" w:hAnsi="Calibri" w:cs="Calibri"/>
            <w:i/>
            <w:iCs/>
            <w:rPrChange w:id="535" w:author="Ines Martins" w:date="2020-08-28T16:17:00Z">
              <w:rPr>
                <w:rFonts w:ascii="Times New Roman" w:hAnsi="Times New Roman" w:cs="Times New Roman"/>
                <w:i/>
                <w:iCs/>
              </w:rPr>
            </w:rPrChange>
          </w:rPr>
          <w:t>Current Landscape Ecology Reports</w:t>
        </w:r>
        <w:r w:rsidRPr="00AD2CFD">
          <w:rPr>
            <w:rFonts w:ascii="Calibri" w:hAnsi="Calibri" w:cs="Calibri"/>
            <w:rPrChange w:id="536" w:author="Ines Martins" w:date="2020-08-28T16:17:00Z">
              <w:rPr>
                <w:rFonts w:ascii="Times New Roman" w:hAnsi="Times New Roman" w:cs="Times New Roman"/>
              </w:rPr>
            </w:rPrChange>
          </w:rPr>
          <w:t xml:space="preserve">, </w:t>
        </w:r>
        <w:r w:rsidRPr="00AD2CFD">
          <w:rPr>
            <w:rFonts w:ascii="Calibri" w:hAnsi="Calibri" w:cs="Calibri"/>
            <w:i/>
            <w:iCs/>
            <w:rPrChange w:id="537" w:author="Ines Martins" w:date="2020-08-28T16:17:00Z">
              <w:rPr>
                <w:rFonts w:ascii="Times New Roman" w:hAnsi="Times New Roman" w:cs="Times New Roman"/>
                <w:i/>
                <w:iCs/>
              </w:rPr>
            </w:rPrChange>
          </w:rPr>
          <w:t>4</w:t>
        </w:r>
        <w:r w:rsidRPr="00AD2CFD">
          <w:rPr>
            <w:rFonts w:ascii="Calibri" w:hAnsi="Calibri" w:cs="Calibri"/>
            <w:rPrChange w:id="538" w:author="Ines Martins" w:date="2020-08-28T16:17:00Z">
              <w:rPr>
                <w:rFonts w:ascii="Times New Roman" w:hAnsi="Times New Roman" w:cs="Times New Roman"/>
              </w:rPr>
            </w:rPrChange>
          </w:rPr>
          <w:t>(2), 15–30. https://doi.org/10.1007/s40823-019-00037-5</w:t>
        </w:r>
      </w:ins>
    </w:p>
    <w:p w14:paraId="733E6A4C" w14:textId="77777777" w:rsidR="00AD2CFD" w:rsidRPr="00AD2CFD" w:rsidRDefault="00AD2CFD">
      <w:pPr>
        <w:pStyle w:val="Bibliography"/>
        <w:rPr>
          <w:ins w:id="539" w:author="Ines Martins" w:date="2020-08-28T16:17:00Z"/>
          <w:rFonts w:ascii="Calibri" w:hAnsi="Calibri" w:cs="Calibri"/>
          <w:rPrChange w:id="540" w:author="Ines Martins" w:date="2020-08-28T16:17:00Z">
            <w:rPr>
              <w:ins w:id="541" w:author="Ines Martins" w:date="2020-08-28T16:17:00Z"/>
              <w:rFonts w:ascii="Times New Roman" w:hAnsi="Times New Roman" w:cs="Times New Roman"/>
            </w:rPr>
          </w:rPrChange>
        </w:rPr>
        <w:pPrChange w:id="542" w:author="Ines Martins" w:date="2020-08-28T16:17:00Z">
          <w:pPr>
            <w:widowControl w:val="0"/>
            <w:autoSpaceDE w:val="0"/>
            <w:autoSpaceDN w:val="0"/>
            <w:adjustRightInd w:val="0"/>
          </w:pPr>
        </w:pPrChange>
      </w:pPr>
      <w:ins w:id="543" w:author="Ines Martins" w:date="2020-08-28T16:17:00Z">
        <w:r w:rsidRPr="00AD2CFD">
          <w:rPr>
            <w:rFonts w:ascii="Calibri" w:hAnsi="Calibri" w:cs="Calibri"/>
            <w:rPrChange w:id="544" w:author="Ines Martins" w:date="2020-08-28T16:17:00Z">
              <w:rPr>
                <w:rFonts w:ascii="Times New Roman" w:hAnsi="Times New Roman" w:cs="Times New Roman"/>
              </w:rPr>
            </w:rPrChange>
          </w:rPr>
          <w:t xml:space="preserve">Gerstner, K., Levers, C., Kuemmerle, T., Václavík, T., Pereira, H. M., &amp; Seppelt, R. (2017). Assessing land-use effects on European plant diversity using a biome-specific countryside species–area model. </w:t>
        </w:r>
        <w:r w:rsidRPr="00AD2CFD">
          <w:rPr>
            <w:rFonts w:ascii="Calibri" w:hAnsi="Calibri" w:cs="Calibri"/>
            <w:i/>
            <w:iCs/>
            <w:rPrChange w:id="545" w:author="Ines Martins" w:date="2020-08-28T16:17:00Z">
              <w:rPr>
                <w:rFonts w:ascii="Times New Roman" w:hAnsi="Times New Roman" w:cs="Times New Roman"/>
                <w:i/>
                <w:iCs/>
              </w:rPr>
            </w:rPrChange>
          </w:rPr>
          <w:t>Diversity and Distributions</w:t>
        </w:r>
        <w:r w:rsidRPr="00AD2CFD">
          <w:rPr>
            <w:rFonts w:ascii="Calibri" w:hAnsi="Calibri" w:cs="Calibri"/>
            <w:rPrChange w:id="546" w:author="Ines Martins" w:date="2020-08-28T16:17:00Z">
              <w:rPr>
                <w:rFonts w:ascii="Times New Roman" w:hAnsi="Times New Roman" w:cs="Times New Roman"/>
              </w:rPr>
            </w:rPrChange>
          </w:rPr>
          <w:t xml:space="preserve">, </w:t>
        </w:r>
        <w:r w:rsidRPr="00AD2CFD">
          <w:rPr>
            <w:rFonts w:ascii="Calibri" w:hAnsi="Calibri" w:cs="Calibri"/>
            <w:i/>
            <w:iCs/>
            <w:rPrChange w:id="547" w:author="Ines Martins" w:date="2020-08-28T16:17:00Z">
              <w:rPr>
                <w:rFonts w:ascii="Times New Roman" w:hAnsi="Times New Roman" w:cs="Times New Roman"/>
                <w:i/>
                <w:iCs/>
              </w:rPr>
            </w:rPrChange>
          </w:rPr>
          <w:t>23</w:t>
        </w:r>
        <w:r w:rsidRPr="00AD2CFD">
          <w:rPr>
            <w:rFonts w:ascii="Calibri" w:hAnsi="Calibri" w:cs="Calibri"/>
            <w:rPrChange w:id="548" w:author="Ines Martins" w:date="2020-08-28T16:17:00Z">
              <w:rPr>
                <w:rFonts w:ascii="Times New Roman" w:hAnsi="Times New Roman" w:cs="Times New Roman"/>
              </w:rPr>
            </w:rPrChange>
          </w:rPr>
          <w:t>(10), 1193–1203. https://doi.org/10.1111/ddi.12608</w:t>
        </w:r>
      </w:ins>
    </w:p>
    <w:p w14:paraId="3C80E3CA" w14:textId="77777777" w:rsidR="00AD2CFD" w:rsidRPr="00AD2CFD" w:rsidRDefault="00AD2CFD">
      <w:pPr>
        <w:pStyle w:val="Bibliography"/>
        <w:rPr>
          <w:ins w:id="549" w:author="Ines Martins" w:date="2020-08-28T16:17:00Z"/>
          <w:rFonts w:ascii="Calibri" w:hAnsi="Calibri" w:cs="Calibri"/>
          <w:rPrChange w:id="550" w:author="Ines Martins" w:date="2020-08-28T16:17:00Z">
            <w:rPr>
              <w:ins w:id="551" w:author="Ines Martins" w:date="2020-08-28T16:17:00Z"/>
              <w:rFonts w:ascii="Times New Roman" w:hAnsi="Times New Roman" w:cs="Times New Roman"/>
            </w:rPr>
          </w:rPrChange>
        </w:rPr>
        <w:pPrChange w:id="552" w:author="Ines Martins" w:date="2020-08-28T16:17:00Z">
          <w:pPr>
            <w:widowControl w:val="0"/>
            <w:autoSpaceDE w:val="0"/>
            <w:autoSpaceDN w:val="0"/>
            <w:adjustRightInd w:val="0"/>
          </w:pPr>
        </w:pPrChange>
      </w:pPr>
      <w:ins w:id="553" w:author="Ines Martins" w:date="2020-08-28T16:17:00Z">
        <w:r w:rsidRPr="00AD2CFD">
          <w:rPr>
            <w:rFonts w:ascii="Calibri" w:hAnsi="Calibri" w:cs="Calibri"/>
            <w:rPrChange w:id="554" w:author="Ines Martins" w:date="2020-08-28T16:17:00Z">
              <w:rPr>
                <w:rFonts w:ascii="Times New Roman" w:hAnsi="Times New Roman" w:cs="Times New Roman"/>
              </w:rPr>
            </w:rPrChange>
          </w:rPr>
          <w:lastRenderedPageBreak/>
          <w:t xml:space="preserve">Hillebrand, H., Blasius, B., Borer, E. T., Chase, J. M., Downing, J. A., Eriksson, B. K., Filstrup, C. T., Harpole, W. S., Hodapp, D., Larsen, S., Lewandowska, A. M., Seabloom, E. W., Waal, D. B. V. de, &amp; Ryabov, A. B. (2018). Biodiversity change is uncoupled from species richness trends: Consequences for conservation and monitoring. </w:t>
        </w:r>
        <w:r w:rsidRPr="00AD2CFD">
          <w:rPr>
            <w:rFonts w:ascii="Calibri" w:hAnsi="Calibri" w:cs="Calibri"/>
            <w:i/>
            <w:iCs/>
            <w:rPrChange w:id="555" w:author="Ines Martins" w:date="2020-08-28T16:17:00Z">
              <w:rPr>
                <w:rFonts w:ascii="Times New Roman" w:hAnsi="Times New Roman" w:cs="Times New Roman"/>
                <w:i/>
                <w:iCs/>
              </w:rPr>
            </w:rPrChange>
          </w:rPr>
          <w:t>Journal of Applied Ecology</w:t>
        </w:r>
        <w:r w:rsidRPr="00AD2CFD">
          <w:rPr>
            <w:rFonts w:ascii="Calibri" w:hAnsi="Calibri" w:cs="Calibri"/>
            <w:rPrChange w:id="556" w:author="Ines Martins" w:date="2020-08-28T16:17:00Z">
              <w:rPr>
                <w:rFonts w:ascii="Times New Roman" w:hAnsi="Times New Roman" w:cs="Times New Roman"/>
              </w:rPr>
            </w:rPrChange>
          </w:rPr>
          <w:t xml:space="preserve">, </w:t>
        </w:r>
        <w:r w:rsidRPr="00AD2CFD">
          <w:rPr>
            <w:rFonts w:ascii="Calibri" w:hAnsi="Calibri" w:cs="Calibri"/>
            <w:i/>
            <w:iCs/>
            <w:rPrChange w:id="557" w:author="Ines Martins" w:date="2020-08-28T16:17:00Z">
              <w:rPr>
                <w:rFonts w:ascii="Times New Roman" w:hAnsi="Times New Roman" w:cs="Times New Roman"/>
                <w:i/>
                <w:iCs/>
              </w:rPr>
            </w:rPrChange>
          </w:rPr>
          <w:t>55</w:t>
        </w:r>
        <w:r w:rsidRPr="00AD2CFD">
          <w:rPr>
            <w:rFonts w:ascii="Calibri" w:hAnsi="Calibri" w:cs="Calibri"/>
            <w:rPrChange w:id="558" w:author="Ines Martins" w:date="2020-08-28T16:17:00Z">
              <w:rPr>
                <w:rFonts w:ascii="Times New Roman" w:hAnsi="Times New Roman" w:cs="Times New Roman"/>
              </w:rPr>
            </w:rPrChange>
          </w:rPr>
          <w:t>(1), 169–184. https://doi.org/10.1111/1365-2664.12959</w:t>
        </w:r>
      </w:ins>
    </w:p>
    <w:p w14:paraId="37AF91BA" w14:textId="77777777" w:rsidR="00AD2CFD" w:rsidRPr="00AD2CFD" w:rsidRDefault="00AD2CFD">
      <w:pPr>
        <w:pStyle w:val="Bibliography"/>
        <w:rPr>
          <w:ins w:id="559" w:author="Ines Martins" w:date="2020-08-28T16:17:00Z"/>
          <w:rFonts w:ascii="Calibri" w:hAnsi="Calibri" w:cs="Calibri"/>
          <w:rPrChange w:id="560" w:author="Ines Martins" w:date="2020-08-28T16:17:00Z">
            <w:rPr>
              <w:ins w:id="561" w:author="Ines Martins" w:date="2020-08-28T16:17:00Z"/>
              <w:rFonts w:ascii="Times New Roman" w:hAnsi="Times New Roman" w:cs="Times New Roman"/>
            </w:rPr>
          </w:rPrChange>
        </w:rPr>
        <w:pPrChange w:id="562" w:author="Ines Martins" w:date="2020-08-28T16:17:00Z">
          <w:pPr>
            <w:widowControl w:val="0"/>
            <w:autoSpaceDE w:val="0"/>
            <w:autoSpaceDN w:val="0"/>
            <w:adjustRightInd w:val="0"/>
          </w:pPr>
        </w:pPrChange>
      </w:pPr>
      <w:ins w:id="563" w:author="Ines Martins" w:date="2020-08-28T16:17:00Z">
        <w:r w:rsidRPr="00AD2CFD">
          <w:rPr>
            <w:rFonts w:ascii="Calibri" w:hAnsi="Calibri" w:cs="Calibri"/>
            <w:rPrChange w:id="564" w:author="Ines Martins" w:date="2020-08-28T16:17:00Z">
              <w:rPr>
                <w:rFonts w:ascii="Times New Roman" w:hAnsi="Times New Roman" w:cs="Times New Roman"/>
              </w:rPr>
            </w:rPrChange>
          </w:rPr>
          <w:t xml:space="preserve">Hooper, D. U., Adair, E. C., Cardinale, B. J., Byrnes, J. E. K., Hungate, B. A., Matulich, K. L., Gonzalez, A., Duffy, J. E., Gamfeldt, L., &amp; O’Connor, M. I. (2012). A global synthesis reveals biodiversity loss as a major driver of ecosystem change. </w:t>
        </w:r>
        <w:r w:rsidRPr="00AD2CFD">
          <w:rPr>
            <w:rFonts w:ascii="Calibri" w:hAnsi="Calibri" w:cs="Calibri"/>
            <w:i/>
            <w:iCs/>
            <w:rPrChange w:id="565" w:author="Ines Martins" w:date="2020-08-28T16:17:00Z">
              <w:rPr>
                <w:rFonts w:ascii="Times New Roman" w:hAnsi="Times New Roman" w:cs="Times New Roman"/>
                <w:i/>
                <w:iCs/>
              </w:rPr>
            </w:rPrChange>
          </w:rPr>
          <w:t>Nature</w:t>
        </w:r>
        <w:r w:rsidRPr="00AD2CFD">
          <w:rPr>
            <w:rFonts w:ascii="Calibri" w:hAnsi="Calibri" w:cs="Calibri"/>
            <w:rPrChange w:id="566" w:author="Ines Martins" w:date="2020-08-28T16:17:00Z">
              <w:rPr>
                <w:rFonts w:ascii="Times New Roman" w:hAnsi="Times New Roman" w:cs="Times New Roman"/>
              </w:rPr>
            </w:rPrChange>
          </w:rPr>
          <w:t xml:space="preserve">, </w:t>
        </w:r>
        <w:r w:rsidRPr="00AD2CFD">
          <w:rPr>
            <w:rFonts w:ascii="Calibri" w:hAnsi="Calibri" w:cs="Calibri"/>
            <w:i/>
            <w:iCs/>
            <w:rPrChange w:id="567" w:author="Ines Martins" w:date="2020-08-28T16:17:00Z">
              <w:rPr>
                <w:rFonts w:ascii="Times New Roman" w:hAnsi="Times New Roman" w:cs="Times New Roman"/>
                <w:i/>
                <w:iCs/>
              </w:rPr>
            </w:rPrChange>
          </w:rPr>
          <w:t>486</w:t>
        </w:r>
        <w:r w:rsidRPr="00AD2CFD">
          <w:rPr>
            <w:rFonts w:ascii="Calibri" w:hAnsi="Calibri" w:cs="Calibri"/>
            <w:rPrChange w:id="568" w:author="Ines Martins" w:date="2020-08-28T16:17:00Z">
              <w:rPr>
                <w:rFonts w:ascii="Times New Roman" w:hAnsi="Times New Roman" w:cs="Times New Roman"/>
              </w:rPr>
            </w:rPrChange>
          </w:rPr>
          <w:t>(7401), 105–108. https://doi.org/10.1038/nature11118</w:t>
        </w:r>
      </w:ins>
    </w:p>
    <w:p w14:paraId="65766223" w14:textId="77777777" w:rsidR="00AD2CFD" w:rsidRPr="00AD2CFD" w:rsidRDefault="00AD2CFD">
      <w:pPr>
        <w:pStyle w:val="Bibliography"/>
        <w:rPr>
          <w:ins w:id="569" w:author="Ines Martins" w:date="2020-08-28T16:17:00Z"/>
          <w:rFonts w:ascii="Calibri" w:hAnsi="Calibri" w:cs="Calibri"/>
          <w:rPrChange w:id="570" w:author="Ines Martins" w:date="2020-08-28T16:17:00Z">
            <w:rPr>
              <w:ins w:id="571" w:author="Ines Martins" w:date="2020-08-28T16:17:00Z"/>
              <w:rFonts w:ascii="Times New Roman" w:hAnsi="Times New Roman" w:cs="Times New Roman"/>
            </w:rPr>
          </w:rPrChange>
        </w:rPr>
        <w:pPrChange w:id="572" w:author="Ines Martins" w:date="2020-08-28T16:17:00Z">
          <w:pPr>
            <w:widowControl w:val="0"/>
            <w:autoSpaceDE w:val="0"/>
            <w:autoSpaceDN w:val="0"/>
            <w:adjustRightInd w:val="0"/>
          </w:pPr>
        </w:pPrChange>
      </w:pPr>
      <w:ins w:id="573" w:author="Ines Martins" w:date="2020-08-28T16:17:00Z">
        <w:r w:rsidRPr="00AD2CFD">
          <w:rPr>
            <w:rFonts w:ascii="Calibri" w:hAnsi="Calibri" w:cs="Calibri"/>
            <w:rPrChange w:id="574" w:author="Ines Martins" w:date="2020-08-28T16:17:00Z">
              <w:rPr>
                <w:rFonts w:ascii="Times New Roman" w:hAnsi="Times New Roman" w:cs="Times New Roman"/>
              </w:rPr>
            </w:rPrChange>
          </w:rPr>
          <w:t xml:space="preserve">Hudson, L. N., Newbold, T., Contu, S., Hill, S. L. L., Lysenko, I., Palma, A. D., Phillips, H. R. P., Alhusseini, T. I., Bedford, F. E., Bennett, D. J., Booth, H., Burton, V. J., Chng, C. W. T., Choimes, A., Correia, D. L. P., Day, J., Echeverría‐Londoño, S., Emerson, S. R., Gao, D., … Purvis, A. (2017). The database of the PREDICTS (Projecting Responses of Ecological Diversity In Changing Terrestrial Systems) project. </w:t>
        </w:r>
        <w:r w:rsidRPr="00AD2CFD">
          <w:rPr>
            <w:rFonts w:ascii="Calibri" w:hAnsi="Calibri" w:cs="Calibri"/>
            <w:i/>
            <w:iCs/>
            <w:rPrChange w:id="575" w:author="Ines Martins" w:date="2020-08-28T16:17:00Z">
              <w:rPr>
                <w:rFonts w:ascii="Times New Roman" w:hAnsi="Times New Roman" w:cs="Times New Roman"/>
                <w:i/>
                <w:iCs/>
              </w:rPr>
            </w:rPrChange>
          </w:rPr>
          <w:t>Ecology and Evolution</w:t>
        </w:r>
        <w:r w:rsidRPr="00AD2CFD">
          <w:rPr>
            <w:rFonts w:ascii="Calibri" w:hAnsi="Calibri" w:cs="Calibri"/>
            <w:rPrChange w:id="576" w:author="Ines Martins" w:date="2020-08-28T16:17:00Z">
              <w:rPr>
                <w:rFonts w:ascii="Times New Roman" w:hAnsi="Times New Roman" w:cs="Times New Roman"/>
              </w:rPr>
            </w:rPrChange>
          </w:rPr>
          <w:t xml:space="preserve">, </w:t>
        </w:r>
        <w:r w:rsidRPr="00AD2CFD">
          <w:rPr>
            <w:rFonts w:ascii="Calibri" w:hAnsi="Calibri" w:cs="Calibri"/>
            <w:i/>
            <w:iCs/>
            <w:rPrChange w:id="577" w:author="Ines Martins" w:date="2020-08-28T16:17:00Z">
              <w:rPr>
                <w:rFonts w:ascii="Times New Roman" w:hAnsi="Times New Roman" w:cs="Times New Roman"/>
                <w:i/>
                <w:iCs/>
              </w:rPr>
            </w:rPrChange>
          </w:rPr>
          <w:t>7</w:t>
        </w:r>
        <w:r w:rsidRPr="00AD2CFD">
          <w:rPr>
            <w:rFonts w:ascii="Calibri" w:hAnsi="Calibri" w:cs="Calibri"/>
            <w:rPrChange w:id="578" w:author="Ines Martins" w:date="2020-08-28T16:17:00Z">
              <w:rPr>
                <w:rFonts w:ascii="Times New Roman" w:hAnsi="Times New Roman" w:cs="Times New Roman"/>
              </w:rPr>
            </w:rPrChange>
          </w:rPr>
          <w:t>(1), 145–188. https://doi.org/10.1002/ece3.2579</w:t>
        </w:r>
      </w:ins>
    </w:p>
    <w:p w14:paraId="099FC331" w14:textId="77777777" w:rsidR="00AD2CFD" w:rsidRPr="00AD2CFD" w:rsidRDefault="00AD2CFD">
      <w:pPr>
        <w:pStyle w:val="Bibliography"/>
        <w:rPr>
          <w:ins w:id="579" w:author="Ines Martins" w:date="2020-08-28T16:17:00Z"/>
          <w:rFonts w:ascii="Calibri" w:hAnsi="Calibri" w:cs="Calibri"/>
          <w:rPrChange w:id="580" w:author="Ines Martins" w:date="2020-08-28T16:17:00Z">
            <w:rPr>
              <w:ins w:id="581" w:author="Ines Martins" w:date="2020-08-28T16:17:00Z"/>
              <w:rFonts w:ascii="Times New Roman" w:hAnsi="Times New Roman" w:cs="Times New Roman"/>
            </w:rPr>
          </w:rPrChange>
        </w:rPr>
        <w:pPrChange w:id="582" w:author="Ines Martins" w:date="2020-08-28T16:17:00Z">
          <w:pPr>
            <w:widowControl w:val="0"/>
            <w:autoSpaceDE w:val="0"/>
            <w:autoSpaceDN w:val="0"/>
            <w:adjustRightInd w:val="0"/>
          </w:pPr>
        </w:pPrChange>
      </w:pPr>
      <w:ins w:id="583" w:author="Ines Martins" w:date="2020-08-28T16:17:00Z">
        <w:r w:rsidRPr="00AD2CFD">
          <w:rPr>
            <w:rFonts w:ascii="Calibri" w:hAnsi="Calibri" w:cs="Calibri"/>
            <w:rPrChange w:id="584" w:author="Ines Martins" w:date="2020-08-28T16:17:00Z">
              <w:rPr>
                <w:rFonts w:ascii="Times New Roman" w:hAnsi="Times New Roman" w:cs="Times New Roman"/>
              </w:rPr>
            </w:rPrChange>
          </w:rPr>
          <w:t xml:space="preserve">IPBES. (2019). </w:t>
        </w:r>
        <w:r w:rsidRPr="00AD2CFD">
          <w:rPr>
            <w:rFonts w:ascii="Calibri" w:hAnsi="Calibri" w:cs="Calibri"/>
            <w:i/>
            <w:iCs/>
            <w:rPrChange w:id="585" w:author="Ines Martins" w:date="2020-08-28T16:17:00Z">
              <w:rPr>
                <w:rFonts w:ascii="Times New Roman" w:hAnsi="Times New Roman" w:cs="Times New Roman"/>
                <w:i/>
                <w:iCs/>
              </w:rPr>
            </w:rPrChange>
          </w:rPr>
          <w:t>Global assessment report on biodiversity and ecosystem services of the Intergovernmental Science-Policy Platform on Biodiversity and Ecosystem Services. E. S. Brondizio, J. Settele, S. Díaz, and H. T. Ngo (editors). IPBES secretariat, Bonn, Germany.</w:t>
        </w:r>
      </w:ins>
    </w:p>
    <w:p w14:paraId="510FE68C" w14:textId="77777777" w:rsidR="00AD2CFD" w:rsidRPr="00AD2CFD" w:rsidRDefault="00AD2CFD">
      <w:pPr>
        <w:pStyle w:val="Bibliography"/>
        <w:rPr>
          <w:ins w:id="586" w:author="Ines Martins" w:date="2020-08-28T16:17:00Z"/>
          <w:rFonts w:ascii="Calibri" w:hAnsi="Calibri" w:cs="Calibri"/>
          <w:rPrChange w:id="587" w:author="Ines Martins" w:date="2020-08-28T16:17:00Z">
            <w:rPr>
              <w:ins w:id="588" w:author="Ines Martins" w:date="2020-08-28T16:17:00Z"/>
              <w:rFonts w:ascii="Times New Roman" w:hAnsi="Times New Roman" w:cs="Times New Roman"/>
            </w:rPr>
          </w:rPrChange>
        </w:rPr>
        <w:pPrChange w:id="589" w:author="Ines Martins" w:date="2020-08-28T16:17:00Z">
          <w:pPr>
            <w:widowControl w:val="0"/>
            <w:autoSpaceDE w:val="0"/>
            <w:autoSpaceDN w:val="0"/>
            <w:adjustRightInd w:val="0"/>
          </w:pPr>
        </w:pPrChange>
      </w:pPr>
      <w:ins w:id="590" w:author="Ines Martins" w:date="2020-08-28T16:17:00Z">
        <w:r w:rsidRPr="00AD2CFD">
          <w:rPr>
            <w:rFonts w:ascii="Calibri" w:hAnsi="Calibri" w:cs="Calibri"/>
            <w:rPrChange w:id="591" w:author="Ines Martins" w:date="2020-08-28T16:17:00Z">
              <w:rPr>
                <w:rFonts w:ascii="Times New Roman" w:hAnsi="Times New Roman" w:cs="Times New Roman"/>
              </w:rPr>
            </w:rPrChange>
          </w:rPr>
          <w:t xml:space="preserve">Isbell, F., Gonzalez, A., Loreau, M., Cowles, J., Díaz, S., Hector, A., Mace, G. M., Wardle, D. A., O’Connor, M. I., Duffy, J. E., Turnbull, L. A., Thompson, P. L., &amp; Larigauderie, A. (2017). Linking the influence and dependence of people on biodiversity across scales. </w:t>
        </w:r>
        <w:r w:rsidRPr="00AD2CFD">
          <w:rPr>
            <w:rFonts w:ascii="Calibri" w:hAnsi="Calibri" w:cs="Calibri"/>
            <w:i/>
            <w:iCs/>
            <w:rPrChange w:id="592" w:author="Ines Martins" w:date="2020-08-28T16:17:00Z">
              <w:rPr>
                <w:rFonts w:ascii="Times New Roman" w:hAnsi="Times New Roman" w:cs="Times New Roman"/>
                <w:i/>
                <w:iCs/>
              </w:rPr>
            </w:rPrChange>
          </w:rPr>
          <w:t>Nature</w:t>
        </w:r>
        <w:r w:rsidRPr="00AD2CFD">
          <w:rPr>
            <w:rFonts w:ascii="Calibri" w:hAnsi="Calibri" w:cs="Calibri"/>
            <w:rPrChange w:id="593" w:author="Ines Martins" w:date="2020-08-28T16:17:00Z">
              <w:rPr>
                <w:rFonts w:ascii="Times New Roman" w:hAnsi="Times New Roman" w:cs="Times New Roman"/>
              </w:rPr>
            </w:rPrChange>
          </w:rPr>
          <w:t xml:space="preserve">, </w:t>
        </w:r>
        <w:r w:rsidRPr="00AD2CFD">
          <w:rPr>
            <w:rFonts w:ascii="Calibri" w:hAnsi="Calibri" w:cs="Calibri"/>
            <w:i/>
            <w:iCs/>
            <w:rPrChange w:id="594" w:author="Ines Martins" w:date="2020-08-28T16:17:00Z">
              <w:rPr>
                <w:rFonts w:ascii="Times New Roman" w:hAnsi="Times New Roman" w:cs="Times New Roman"/>
                <w:i/>
                <w:iCs/>
              </w:rPr>
            </w:rPrChange>
          </w:rPr>
          <w:t>546</w:t>
        </w:r>
        <w:r w:rsidRPr="00AD2CFD">
          <w:rPr>
            <w:rFonts w:ascii="Calibri" w:hAnsi="Calibri" w:cs="Calibri"/>
            <w:rPrChange w:id="595" w:author="Ines Martins" w:date="2020-08-28T16:17:00Z">
              <w:rPr>
                <w:rFonts w:ascii="Times New Roman" w:hAnsi="Times New Roman" w:cs="Times New Roman"/>
              </w:rPr>
            </w:rPrChange>
          </w:rPr>
          <w:t>(7656), 65–72. https://doi.org/10.1038/nature22899</w:t>
        </w:r>
      </w:ins>
    </w:p>
    <w:p w14:paraId="6A0C6817" w14:textId="77777777" w:rsidR="00AD2CFD" w:rsidRPr="00AD2CFD" w:rsidRDefault="00AD2CFD">
      <w:pPr>
        <w:pStyle w:val="Bibliography"/>
        <w:rPr>
          <w:ins w:id="596" w:author="Ines Martins" w:date="2020-08-28T16:17:00Z"/>
          <w:rFonts w:ascii="Calibri" w:hAnsi="Calibri" w:cs="Calibri"/>
          <w:rPrChange w:id="597" w:author="Ines Martins" w:date="2020-08-28T16:17:00Z">
            <w:rPr>
              <w:ins w:id="598" w:author="Ines Martins" w:date="2020-08-28T16:17:00Z"/>
              <w:rFonts w:ascii="Times New Roman" w:hAnsi="Times New Roman" w:cs="Times New Roman"/>
            </w:rPr>
          </w:rPrChange>
        </w:rPr>
        <w:pPrChange w:id="599" w:author="Ines Martins" w:date="2020-08-28T16:17:00Z">
          <w:pPr>
            <w:widowControl w:val="0"/>
            <w:autoSpaceDE w:val="0"/>
            <w:autoSpaceDN w:val="0"/>
            <w:adjustRightInd w:val="0"/>
          </w:pPr>
        </w:pPrChange>
      </w:pPr>
      <w:ins w:id="600" w:author="Ines Martins" w:date="2020-08-28T16:17:00Z">
        <w:r w:rsidRPr="00AD2CFD">
          <w:rPr>
            <w:rFonts w:ascii="Calibri" w:hAnsi="Calibri" w:cs="Calibri"/>
            <w:rPrChange w:id="601" w:author="Ines Martins" w:date="2020-08-28T16:17:00Z">
              <w:rPr>
                <w:rFonts w:ascii="Times New Roman" w:hAnsi="Times New Roman" w:cs="Times New Roman"/>
              </w:rPr>
            </w:rPrChange>
          </w:rPr>
          <w:lastRenderedPageBreak/>
          <w:t xml:space="preserve">Jantz, S. M., Barker, B., Brooks, T. M., Chini, L. P., Huang, Q., Moore, R. M., Noel, J., &amp; Hurtt, G. C. (2015). Future habitat loss and extinctions driven by land‐use change in biodiversity hotspots under four scenarios of climate‐change mitigation. </w:t>
        </w:r>
        <w:r w:rsidRPr="00AD2CFD">
          <w:rPr>
            <w:rFonts w:ascii="Calibri" w:hAnsi="Calibri" w:cs="Calibri"/>
            <w:i/>
            <w:iCs/>
            <w:rPrChange w:id="602" w:author="Ines Martins" w:date="2020-08-28T16:17:00Z">
              <w:rPr>
                <w:rFonts w:ascii="Times New Roman" w:hAnsi="Times New Roman" w:cs="Times New Roman"/>
                <w:i/>
                <w:iCs/>
              </w:rPr>
            </w:rPrChange>
          </w:rPr>
          <w:t>Conservation Biology</w:t>
        </w:r>
        <w:r w:rsidRPr="00AD2CFD">
          <w:rPr>
            <w:rFonts w:ascii="Calibri" w:hAnsi="Calibri" w:cs="Calibri"/>
            <w:rPrChange w:id="603" w:author="Ines Martins" w:date="2020-08-28T16:17:00Z">
              <w:rPr>
                <w:rFonts w:ascii="Times New Roman" w:hAnsi="Times New Roman" w:cs="Times New Roman"/>
              </w:rPr>
            </w:rPrChange>
          </w:rPr>
          <w:t xml:space="preserve">, </w:t>
        </w:r>
        <w:r w:rsidRPr="00AD2CFD">
          <w:rPr>
            <w:rFonts w:ascii="Calibri" w:hAnsi="Calibri" w:cs="Calibri"/>
            <w:i/>
            <w:iCs/>
            <w:rPrChange w:id="604" w:author="Ines Martins" w:date="2020-08-28T16:17:00Z">
              <w:rPr>
                <w:rFonts w:ascii="Times New Roman" w:hAnsi="Times New Roman" w:cs="Times New Roman"/>
                <w:i/>
                <w:iCs/>
              </w:rPr>
            </w:rPrChange>
          </w:rPr>
          <w:t>29</w:t>
        </w:r>
        <w:r w:rsidRPr="00AD2CFD">
          <w:rPr>
            <w:rFonts w:ascii="Calibri" w:hAnsi="Calibri" w:cs="Calibri"/>
            <w:rPrChange w:id="605" w:author="Ines Martins" w:date="2020-08-28T16:17:00Z">
              <w:rPr>
                <w:rFonts w:ascii="Times New Roman" w:hAnsi="Times New Roman" w:cs="Times New Roman"/>
              </w:rPr>
            </w:rPrChange>
          </w:rPr>
          <w:t>(4), 1122–1131. https://doi.org/10.1111/cobi.12549</w:t>
        </w:r>
      </w:ins>
    </w:p>
    <w:p w14:paraId="79023562" w14:textId="77777777" w:rsidR="00AD2CFD" w:rsidRPr="00AD2CFD" w:rsidRDefault="00AD2CFD">
      <w:pPr>
        <w:pStyle w:val="Bibliography"/>
        <w:rPr>
          <w:ins w:id="606" w:author="Ines Martins" w:date="2020-08-28T16:17:00Z"/>
          <w:rFonts w:ascii="Calibri" w:hAnsi="Calibri" w:cs="Calibri"/>
          <w:rPrChange w:id="607" w:author="Ines Martins" w:date="2020-08-28T16:17:00Z">
            <w:rPr>
              <w:ins w:id="608" w:author="Ines Martins" w:date="2020-08-28T16:17:00Z"/>
              <w:rFonts w:ascii="Times New Roman" w:hAnsi="Times New Roman" w:cs="Times New Roman"/>
            </w:rPr>
          </w:rPrChange>
        </w:rPr>
        <w:pPrChange w:id="609" w:author="Ines Martins" w:date="2020-08-28T16:17:00Z">
          <w:pPr>
            <w:widowControl w:val="0"/>
            <w:autoSpaceDE w:val="0"/>
            <w:autoSpaceDN w:val="0"/>
            <w:adjustRightInd w:val="0"/>
          </w:pPr>
        </w:pPrChange>
      </w:pPr>
      <w:ins w:id="610" w:author="Ines Martins" w:date="2020-08-28T16:17:00Z">
        <w:r w:rsidRPr="00AD2CFD">
          <w:rPr>
            <w:rFonts w:ascii="Calibri" w:hAnsi="Calibri" w:cs="Calibri"/>
            <w:rPrChange w:id="611" w:author="Ines Martins" w:date="2020-08-28T16:17:00Z">
              <w:rPr>
                <w:rFonts w:ascii="Times New Roman" w:hAnsi="Times New Roman" w:cs="Times New Roman"/>
              </w:rPr>
            </w:rPrChange>
          </w:rPr>
          <w:t xml:space="preserve">Johnson, C. N., Balmford, A., Brook, B. W., Buettel, J. C., Galetti, M., Guangchun, L., &amp; Wilmshurst, J. M. (2017). Biodiversity losses and conservation responses in the Anthropocene. </w:t>
        </w:r>
        <w:r w:rsidRPr="00AD2CFD">
          <w:rPr>
            <w:rFonts w:ascii="Calibri" w:hAnsi="Calibri" w:cs="Calibri"/>
            <w:i/>
            <w:iCs/>
            <w:rPrChange w:id="612" w:author="Ines Martins" w:date="2020-08-28T16:17:00Z">
              <w:rPr>
                <w:rFonts w:ascii="Times New Roman" w:hAnsi="Times New Roman" w:cs="Times New Roman"/>
                <w:i/>
                <w:iCs/>
              </w:rPr>
            </w:rPrChange>
          </w:rPr>
          <w:t>Science</w:t>
        </w:r>
        <w:r w:rsidRPr="00AD2CFD">
          <w:rPr>
            <w:rFonts w:ascii="Calibri" w:hAnsi="Calibri" w:cs="Calibri"/>
            <w:rPrChange w:id="613" w:author="Ines Martins" w:date="2020-08-28T16:17:00Z">
              <w:rPr>
                <w:rFonts w:ascii="Times New Roman" w:hAnsi="Times New Roman" w:cs="Times New Roman"/>
              </w:rPr>
            </w:rPrChange>
          </w:rPr>
          <w:t xml:space="preserve">, </w:t>
        </w:r>
        <w:r w:rsidRPr="00AD2CFD">
          <w:rPr>
            <w:rFonts w:ascii="Calibri" w:hAnsi="Calibri" w:cs="Calibri"/>
            <w:i/>
            <w:iCs/>
            <w:rPrChange w:id="614" w:author="Ines Martins" w:date="2020-08-28T16:17:00Z">
              <w:rPr>
                <w:rFonts w:ascii="Times New Roman" w:hAnsi="Times New Roman" w:cs="Times New Roman"/>
                <w:i/>
                <w:iCs/>
              </w:rPr>
            </w:rPrChange>
          </w:rPr>
          <w:t>356</w:t>
        </w:r>
        <w:r w:rsidRPr="00AD2CFD">
          <w:rPr>
            <w:rFonts w:ascii="Calibri" w:hAnsi="Calibri" w:cs="Calibri"/>
            <w:rPrChange w:id="615" w:author="Ines Martins" w:date="2020-08-28T16:17:00Z">
              <w:rPr>
                <w:rFonts w:ascii="Times New Roman" w:hAnsi="Times New Roman" w:cs="Times New Roman"/>
              </w:rPr>
            </w:rPrChange>
          </w:rPr>
          <w:t>(6335), 270–275. https://doi.org/10.1126/science.aam9317</w:t>
        </w:r>
      </w:ins>
    </w:p>
    <w:p w14:paraId="64C6FA8B" w14:textId="77777777" w:rsidR="00AD2CFD" w:rsidRPr="00AD2CFD" w:rsidRDefault="00AD2CFD">
      <w:pPr>
        <w:pStyle w:val="Bibliography"/>
        <w:rPr>
          <w:ins w:id="616" w:author="Ines Martins" w:date="2020-08-28T16:17:00Z"/>
          <w:rFonts w:ascii="Calibri" w:hAnsi="Calibri" w:cs="Calibri"/>
          <w:rPrChange w:id="617" w:author="Ines Martins" w:date="2020-08-28T16:17:00Z">
            <w:rPr>
              <w:ins w:id="618" w:author="Ines Martins" w:date="2020-08-28T16:17:00Z"/>
              <w:rFonts w:ascii="Times New Roman" w:hAnsi="Times New Roman" w:cs="Times New Roman"/>
            </w:rPr>
          </w:rPrChange>
        </w:rPr>
        <w:pPrChange w:id="619" w:author="Ines Martins" w:date="2020-08-28T16:17:00Z">
          <w:pPr>
            <w:widowControl w:val="0"/>
            <w:autoSpaceDE w:val="0"/>
            <w:autoSpaceDN w:val="0"/>
            <w:adjustRightInd w:val="0"/>
          </w:pPr>
        </w:pPrChange>
      </w:pPr>
      <w:ins w:id="620" w:author="Ines Martins" w:date="2020-08-28T16:17:00Z">
        <w:r w:rsidRPr="00AD2CFD">
          <w:rPr>
            <w:rFonts w:ascii="Calibri" w:hAnsi="Calibri" w:cs="Calibri"/>
            <w:rPrChange w:id="621" w:author="Ines Martins" w:date="2020-08-28T16:17:00Z">
              <w:rPr>
                <w:rFonts w:ascii="Times New Roman" w:hAnsi="Times New Roman" w:cs="Times New Roman"/>
              </w:rPr>
            </w:rPrChange>
          </w:rPr>
          <w:t xml:space="preserve">Kim, H., Rosa, I. M. D., Alkemade, R., Leadley, P., Hurtt, G., Popp, A., van Vuuren, D. P., Anthoni, P., Arneth, A., Baisero, D., Caton, E., Chaplin-Kramer, R., Chini, L., De Palma, A., Di Fulvio, F., Di Marco, M., Espinoza, F., Ferrier, S., Fujimori, S., … Pereira, H. M. (2018). A protocol for an intercomparison of biodiversity and ecosystem services models using harmonized land-use and climate scenarios. </w:t>
        </w:r>
        <w:r w:rsidRPr="00AD2CFD">
          <w:rPr>
            <w:rFonts w:ascii="Calibri" w:hAnsi="Calibri" w:cs="Calibri"/>
            <w:i/>
            <w:iCs/>
            <w:rPrChange w:id="622" w:author="Ines Martins" w:date="2020-08-28T16:17:00Z">
              <w:rPr>
                <w:rFonts w:ascii="Times New Roman" w:hAnsi="Times New Roman" w:cs="Times New Roman"/>
                <w:i/>
                <w:iCs/>
              </w:rPr>
            </w:rPrChange>
          </w:rPr>
          <w:t>Geoscientific Model Development</w:t>
        </w:r>
        <w:r w:rsidRPr="00AD2CFD">
          <w:rPr>
            <w:rFonts w:ascii="Calibri" w:hAnsi="Calibri" w:cs="Calibri"/>
            <w:rPrChange w:id="623" w:author="Ines Martins" w:date="2020-08-28T16:17:00Z">
              <w:rPr>
                <w:rFonts w:ascii="Times New Roman" w:hAnsi="Times New Roman" w:cs="Times New Roman"/>
              </w:rPr>
            </w:rPrChange>
          </w:rPr>
          <w:t xml:space="preserve">, </w:t>
        </w:r>
        <w:r w:rsidRPr="00AD2CFD">
          <w:rPr>
            <w:rFonts w:ascii="Calibri" w:hAnsi="Calibri" w:cs="Calibri"/>
            <w:i/>
            <w:iCs/>
            <w:rPrChange w:id="624" w:author="Ines Martins" w:date="2020-08-28T16:17:00Z">
              <w:rPr>
                <w:rFonts w:ascii="Times New Roman" w:hAnsi="Times New Roman" w:cs="Times New Roman"/>
                <w:i/>
                <w:iCs/>
              </w:rPr>
            </w:rPrChange>
          </w:rPr>
          <w:t>11</w:t>
        </w:r>
        <w:r w:rsidRPr="00AD2CFD">
          <w:rPr>
            <w:rFonts w:ascii="Calibri" w:hAnsi="Calibri" w:cs="Calibri"/>
            <w:rPrChange w:id="625" w:author="Ines Martins" w:date="2020-08-28T16:17:00Z">
              <w:rPr>
                <w:rFonts w:ascii="Times New Roman" w:hAnsi="Times New Roman" w:cs="Times New Roman"/>
              </w:rPr>
            </w:rPrChange>
          </w:rPr>
          <w:t>(11), 4537–4562. https://doi.org/10.5194/gmd-11-4537-2018</w:t>
        </w:r>
      </w:ins>
    </w:p>
    <w:p w14:paraId="40868FC5" w14:textId="77777777" w:rsidR="00AD2CFD" w:rsidRPr="00AD2CFD" w:rsidRDefault="00AD2CFD">
      <w:pPr>
        <w:pStyle w:val="Bibliography"/>
        <w:rPr>
          <w:ins w:id="626" w:author="Ines Martins" w:date="2020-08-28T16:17:00Z"/>
          <w:rFonts w:ascii="Calibri" w:hAnsi="Calibri" w:cs="Calibri"/>
          <w:rPrChange w:id="627" w:author="Ines Martins" w:date="2020-08-28T16:17:00Z">
            <w:rPr>
              <w:ins w:id="628" w:author="Ines Martins" w:date="2020-08-28T16:17:00Z"/>
              <w:rFonts w:ascii="Times New Roman" w:hAnsi="Times New Roman" w:cs="Times New Roman"/>
            </w:rPr>
          </w:rPrChange>
        </w:rPr>
        <w:pPrChange w:id="629" w:author="Ines Martins" w:date="2020-08-28T16:17:00Z">
          <w:pPr>
            <w:widowControl w:val="0"/>
            <w:autoSpaceDE w:val="0"/>
            <w:autoSpaceDN w:val="0"/>
            <w:adjustRightInd w:val="0"/>
          </w:pPr>
        </w:pPrChange>
      </w:pPr>
      <w:ins w:id="630" w:author="Ines Martins" w:date="2020-08-28T16:17:00Z">
        <w:r w:rsidRPr="00AD2CFD">
          <w:rPr>
            <w:rFonts w:ascii="Calibri" w:hAnsi="Calibri" w:cs="Calibri"/>
            <w:rPrChange w:id="631" w:author="Ines Martins" w:date="2020-08-28T16:17:00Z">
              <w:rPr>
                <w:rFonts w:ascii="Times New Roman" w:hAnsi="Times New Roman" w:cs="Times New Roman"/>
              </w:rPr>
            </w:rPrChange>
          </w:rPr>
          <w:t xml:space="preserve">Leadley, P., Pereira, H. M., Alkemade, R., Fernandez-Manjarres, J. F., Proenca, V., Scharlemann, J., &amp; Walpole, M. (2010). </w:t>
        </w:r>
        <w:r w:rsidRPr="00AD2CFD">
          <w:rPr>
            <w:rFonts w:ascii="Calibri" w:hAnsi="Calibri" w:cs="Calibri"/>
            <w:i/>
            <w:iCs/>
            <w:rPrChange w:id="632" w:author="Ines Martins" w:date="2020-08-28T16:17:00Z">
              <w:rPr>
                <w:rFonts w:ascii="Times New Roman" w:hAnsi="Times New Roman" w:cs="Times New Roman"/>
                <w:i/>
                <w:iCs/>
              </w:rPr>
            </w:rPrChange>
          </w:rPr>
          <w:t>Biodiversity scenarios: projections of 21st century change in biodiversity and associated ecosystem services</w:t>
        </w:r>
        <w:r w:rsidRPr="00AD2CFD">
          <w:rPr>
            <w:rFonts w:ascii="Calibri" w:hAnsi="Calibri" w:cs="Calibri"/>
            <w:rPrChange w:id="633" w:author="Ines Martins" w:date="2020-08-28T16:17:00Z">
              <w:rPr>
                <w:rFonts w:ascii="Times New Roman" w:hAnsi="Times New Roman" w:cs="Times New Roman"/>
              </w:rPr>
            </w:rPrChange>
          </w:rPr>
          <w:t>. Secretariat of the Convention on Biological Diversity.</w:t>
        </w:r>
      </w:ins>
    </w:p>
    <w:p w14:paraId="05465A47" w14:textId="77777777" w:rsidR="00AD2CFD" w:rsidRPr="00AD2CFD" w:rsidRDefault="00AD2CFD">
      <w:pPr>
        <w:pStyle w:val="Bibliography"/>
        <w:rPr>
          <w:ins w:id="634" w:author="Ines Martins" w:date="2020-08-28T16:17:00Z"/>
          <w:rFonts w:ascii="Calibri" w:hAnsi="Calibri" w:cs="Calibri"/>
          <w:rPrChange w:id="635" w:author="Ines Martins" w:date="2020-08-28T16:17:00Z">
            <w:rPr>
              <w:ins w:id="636" w:author="Ines Martins" w:date="2020-08-28T16:17:00Z"/>
              <w:rFonts w:ascii="Times New Roman" w:hAnsi="Times New Roman" w:cs="Times New Roman"/>
            </w:rPr>
          </w:rPrChange>
        </w:rPr>
        <w:pPrChange w:id="637" w:author="Ines Martins" w:date="2020-08-28T16:17:00Z">
          <w:pPr>
            <w:widowControl w:val="0"/>
            <w:autoSpaceDE w:val="0"/>
            <w:autoSpaceDN w:val="0"/>
            <w:adjustRightInd w:val="0"/>
          </w:pPr>
        </w:pPrChange>
      </w:pPr>
      <w:ins w:id="638" w:author="Ines Martins" w:date="2020-08-28T16:17:00Z">
        <w:r w:rsidRPr="00AD2CFD">
          <w:rPr>
            <w:rFonts w:ascii="Calibri" w:hAnsi="Calibri" w:cs="Calibri"/>
            <w:rPrChange w:id="639" w:author="Ines Martins" w:date="2020-08-28T16:17:00Z">
              <w:rPr>
                <w:rFonts w:ascii="Times New Roman" w:hAnsi="Times New Roman" w:cs="Times New Roman"/>
              </w:rPr>
            </w:rPrChange>
          </w:rPr>
          <w:t xml:space="preserve">Marques, A., Martins, I. S., Kastner, T., Plutzar, C., Theurl, M. C., Eisenmenger, N., Huijbregts, M. A. J., Wood, R., Stadler, K., Bruckner, M., Canelas, J., Hilbers, J. P., Tukker, A., Erb, K., &amp; Pereira, H. M. (2019). Increasing impacts of land use on biodiversity and carbon sequestration driven by population and economic growth. </w:t>
        </w:r>
        <w:r w:rsidRPr="00AD2CFD">
          <w:rPr>
            <w:rFonts w:ascii="Calibri" w:hAnsi="Calibri" w:cs="Calibri"/>
            <w:i/>
            <w:iCs/>
            <w:rPrChange w:id="640" w:author="Ines Martins" w:date="2020-08-28T16:17:00Z">
              <w:rPr>
                <w:rFonts w:ascii="Times New Roman" w:hAnsi="Times New Roman" w:cs="Times New Roman"/>
                <w:i/>
                <w:iCs/>
              </w:rPr>
            </w:rPrChange>
          </w:rPr>
          <w:t>Nature Ecology &amp; Evolution</w:t>
        </w:r>
        <w:r w:rsidRPr="00AD2CFD">
          <w:rPr>
            <w:rFonts w:ascii="Calibri" w:hAnsi="Calibri" w:cs="Calibri"/>
            <w:rPrChange w:id="641" w:author="Ines Martins" w:date="2020-08-28T16:17:00Z">
              <w:rPr>
                <w:rFonts w:ascii="Times New Roman" w:hAnsi="Times New Roman" w:cs="Times New Roman"/>
              </w:rPr>
            </w:rPrChange>
          </w:rPr>
          <w:t xml:space="preserve">, </w:t>
        </w:r>
        <w:r w:rsidRPr="00AD2CFD">
          <w:rPr>
            <w:rFonts w:ascii="Calibri" w:hAnsi="Calibri" w:cs="Calibri"/>
            <w:i/>
            <w:iCs/>
            <w:rPrChange w:id="642" w:author="Ines Martins" w:date="2020-08-28T16:17:00Z">
              <w:rPr>
                <w:rFonts w:ascii="Times New Roman" w:hAnsi="Times New Roman" w:cs="Times New Roman"/>
                <w:i/>
                <w:iCs/>
              </w:rPr>
            </w:rPrChange>
          </w:rPr>
          <w:t>3</w:t>
        </w:r>
        <w:r w:rsidRPr="00AD2CFD">
          <w:rPr>
            <w:rFonts w:ascii="Calibri" w:hAnsi="Calibri" w:cs="Calibri"/>
            <w:rPrChange w:id="643" w:author="Ines Martins" w:date="2020-08-28T16:17:00Z">
              <w:rPr>
                <w:rFonts w:ascii="Times New Roman" w:hAnsi="Times New Roman" w:cs="Times New Roman"/>
              </w:rPr>
            </w:rPrChange>
          </w:rPr>
          <w:t>(4), 628. https://doi.org/10.1038/s41559-019-0824-3</w:t>
        </w:r>
      </w:ins>
    </w:p>
    <w:p w14:paraId="770203DF" w14:textId="77777777" w:rsidR="00AD2CFD" w:rsidRPr="00AD2CFD" w:rsidRDefault="00AD2CFD">
      <w:pPr>
        <w:pStyle w:val="Bibliography"/>
        <w:rPr>
          <w:ins w:id="644" w:author="Ines Martins" w:date="2020-08-28T16:17:00Z"/>
          <w:rFonts w:ascii="Calibri" w:hAnsi="Calibri" w:cs="Calibri"/>
          <w:rPrChange w:id="645" w:author="Ines Martins" w:date="2020-08-28T16:17:00Z">
            <w:rPr>
              <w:ins w:id="646" w:author="Ines Martins" w:date="2020-08-28T16:17:00Z"/>
              <w:rFonts w:ascii="Times New Roman" w:hAnsi="Times New Roman" w:cs="Times New Roman"/>
            </w:rPr>
          </w:rPrChange>
        </w:rPr>
        <w:pPrChange w:id="647" w:author="Ines Martins" w:date="2020-08-28T16:17:00Z">
          <w:pPr>
            <w:widowControl w:val="0"/>
            <w:autoSpaceDE w:val="0"/>
            <w:autoSpaceDN w:val="0"/>
            <w:adjustRightInd w:val="0"/>
          </w:pPr>
        </w:pPrChange>
      </w:pPr>
      <w:ins w:id="648" w:author="Ines Martins" w:date="2020-08-28T16:17:00Z">
        <w:r w:rsidRPr="00AD2CFD">
          <w:rPr>
            <w:rFonts w:ascii="Calibri" w:hAnsi="Calibri" w:cs="Calibri"/>
            <w:rPrChange w:id="649" w:author="Ines Martins" w:date="2020-08-28T16:17:00Z">
              <w:rPr>
                <w:rFonts w:ascii="Times New Roman" w:hAnsi="Times New Roman" w:cs="Times New Roman"/>
              </w:rPr>
            </w:rPrChange>
          </w:rPr>
          <w:lastRenderedPageBreak/>
          <w:t xml:space="preserve">Martins, I. S., &amp; Pereira, H. M. (2017). Improving extinction projections across scales and habitats using the countryside species-area relationship. </w:t>
        </w:r>
        <w:r w:rsidRPr="00AD2CFD">
          <w:rPr>
            <w:rFonts w:ascii="Calibri" w:hAnsi="Calibri" w:cs="Calibri"/>
            <w:i/>
            <w:iCs/>
            <w:rPrChange w:id="650" w:author="Ines Martins" w:date="2020-08-28T16:17:00Z">
              <w:rPr>
                <w:rFonts w:ascii="Times New Roman" w:hAnsi="Times New Roman" w:cs="Times New Roman"/>
                <w:i/>
                <w:iCs/>
              </w:rPr>
            </w:rPrChange>
          </w:rPr>
          <w:t>Scientific Reports</w:t>
        </w:r>
        <w:r w:rsidRPr="00AD2CFD">
          <w:rPr>
            <w:rFonts w:ascii="Calibri" w:hAnsi="Calibri" w:cs="Calibri"/>
            <w:rPrChange w:id="651" w:author="Ines Martins" w:date="2020-08-28T16:17:00Z">
              <w:rPr>
                <w:rFonts w:ascii="Times New Roman" w:hAnsi="Times New Roman" w:cs="Times New Roman"/>
              </w:rPr>
            </w:rPrChange>
          </w:rPr>
          <w:t xml:space="preserve">, </w:t>
        </w:r>
        <w:r w:rsidRPr="00AD2CFD">
          <w:rPr>
            <w:rFonts w:ascii="Calibri" w:hAnsi="Calibri" w:cs="Calibri"/>
            <w:i/>
            <w:iCs/>
            <w:rPrChange w:id="652" w:author="Ines Martins" w:date="2020-08-28T16:17:00Z">
              <w:rPr>
                <w:rFonts w:ascii="Times New Roman" w:hAnsi="Times New Roman" w:cs="Times New Roman"/>
                <w:i/>
                <w:iCs/>
              </w:rPr>
            </w:rPrChange>
          </w:rPr>
          <w:t>7</w:t>
        </w:r>
        <w:r w:rsidRPr="00AD2CFD">
          <w:rPr>
            <w:rFonts w:ascii="Calibri" w:hAnsi="Calibri" w:cs="Calibri"/>
            <w:rPrChange w:id="653" w:author="Ines Martins" w:date="2020-08-28T16:17:00Z">
              <w:rPr>
                <w:rFonts w:ascii="Times New Roman" w:hAnsi="Times New Roman" w:cs="Times New Roman"/>
              </w:rPr>
            </w:rPrChange>
          </w:rPr>
          <w:t>(1), 12899. https://doi.org/10.1038/s41598-017-13059-y</w:t>
        </w:r>
      </w:ins>
    </w:p>
    <w:p w14:paraId="235B770D" w14:textId="77777777" w:rsidR="00AD2CFD" w:rsidRPr="00AD2CFD" w:rsidRDefault="00AD2CFD">
      <w:pPr>
        <w:pStyle w:val="Bibliography"/>
        <w:rPr>
          <w:ins w:id="654" w:author="Ines Martins" w:date="2020-08-28T16:17:00Z"/>
          <w:rFonts w:ascii="Calibri" w:hAnsi="Calibri" w:cs="Calibri"/>
          <w:rPrChange w:id="655" w:author="Ines Martins" w:date="2020-08-28T16:17:00Z">
            <w:rPr>
              <w:ins w:id="656" w:author="Ines Martins" w:date="2020-08-28T16:17:00Z"/>
              <w:rFonts w:ascii="Times New Roman" w:hAnsi="Times New Roman" w:cs="Times New Roman"/>
            </w:rPr>
          </w:rPrChange>
        </w:rPr>
        <w:pPrChange w:id="657" w:author="Ines Martins" w:date="2020-08-28T16:17:00Z">
          <w:pPr>
            <w:widowControl w:val="0"/>
            <w:autoSpaceDE w:val="0"/>
            <w:autoSpaceDN w:val="0"/>
            <w:adjustRightInd w:val="0"/>
          </w:pPr>
        </w:pPrChange>
      </w:pPr>
      <w:ins w:id="658" w:author="Ines Martins" w:date="2020-08-28T16:17:00Z">
        <w:r w:rsidRPr="00AD2CFD">
          <w:rPr>
            <w:rFonts w:ascii="Calibri" w:hAnsi="Calibri" w:cs="Calibri"/>
            <w:rPrChange w:id="659" w:author="Ines Martins" w:date="2020-08-28T16:17:00Z">
              <w:rPr>
                <w:rFonts w:ascii="Times New Roman" w:hAnsi="Times New Roman" w:cs="Times New Roman"/>
              </w:rPr>
            </w:rPrChange>
          </w:rPr>
          <w:t xml:space="preserve">Martins, I. S., Proença, V., &amp; Pereira, H. M. (2014). The unusual suspect: Land use is a key predictor of biodiversity patterns in the Iberian Peninsula. </w:t>
        </w:r>
        <w:r w:rsidRPr="00AD2CFD">
          <w:rPr>
            <w:rFonts w:ascii="Calibri" w:hAnsi="Calibri" w:cs="Calibri"/>
            <w:i/>
            <w:iCs/>
            <w:rPrChange w:id="660" w:author="Ines Martins" w:date="2020-08-28T16:17:00Z">
              <w:rPr>
                <w:rFonts w:ascii="Times New Roman" w:hAnsi="Times New Roman" w:cs="Times New Roman"/>
                <w:i/>
                <w:iCs/>
              </w:rPr>
            </w:rPrChange>
          </w:rPr>
          <w:t>Acta Oecologica</w:t>
        </w:r>
        <w:r w:rsidRPr="00AD2CFD">
          <w:rPr>
            <w:rFonts w:ascii="Calibri" w:hAnsi="Calibri" w:cs="Calibri"/>
            <w:rPrChange w:id="661" w:author="Ines Martins" w:date="2020-08-28T16:17:00Z">
              <w:rPr>
                <w:rFonts w:ascii="Times New Roman" w:hAnsi="Times New Roman" w:cs="Times New Roman"/>
              </w:rPr>
            </w:rPrChange>
          </w:rPr>
          <w:t xml:space="preserve">, </w:t>
        </w:r>
        <w:r w:rsidRPr="00AD2CFD">
          <w:rPr>
            <w:rFonts w:ascii="Calibri" w:hAnsi="Calibri" w:cs="Calibri"/>
            <w:i/>
            <w:iCs/>
            <w:rPrChange w:id="662" w:author="Ines Martins" w:date="2020-08-28T16:17:00Z">
              <w:rPr>
                <w:rFonts w:ascii="Times New Roman" w:hAnsi="Times New Roman" w:cs="Times New Roman"/>
                <w:i/>
                <w:iCs/>
              </w:rPr>
            </w:rPrChange>
          </w:rPr>
          <w:t>61</w:t>
        </w:r>
        <w:r w:rsidRPr="00AD2CFD">
          <w:rPr>
            <w:rFonts w:ascii="Calibri" w:hAnsi="Calibri" w:cs="Calibri"/>
            <w:rPrChange w:id="663" w:author="Ines Martins" w:date="2020-08-28T16:17:00Z">
              <w:rPr>
                <w:rFonts w:ascii="Times New Roman" w:hAnsi="Times New Roman" w:cs="Times New Roman"/>
              </w:rPr>
            </w:rPrChange>
          </w:rPr>
          <w:t>, 41–50. https://doi.org/10.1016/j.actao.2014.10.005</w:t>
        </w:r>
      </w:ins>
    </w:p>
    <w:p w14:paraId="06F2FD13" w14:textId="77777777" w:rsidR="00AD2CFD" w:rsidRPr="00AD2CFD" w:rsidRDefault="00AD2CFD">
      <w:pPr>
        <w:pStyle w:val="Bibliography"/>
        <w:rPr>
          <w:ins w:id="664" w:author="Ines Martins" w:date="2020-08-28T16:17:00Z"/>
          <w:rFonts w:ascii="Calibri" w:hAnsi="Calibri" w:cs="Calibri"/>
          <w:rPrChange w:id="665" w:author="Ines Martins" w:date="2020-08-28T16:17:00Z">
            <w:rPr>
              <w:ins w:id="666" w:author="Ines Martins" w:date="2020-08-28T16:17:00Z"/>
              <w:rFonts w:ascii="Times New Roman" w:hAnsi="Times New Roman" w:cs="Times New Roman"/>
            </w:rPr>
          </w:rPrChange>
        </w:rPr>
        <w:pPrChange w:id="667" w:author="Ines Martins" w:date="2020-08-28T16:17:00Z">
          <w:pPr>
            <w:widowControl w:val="0"/>
            <w:autoSpaceDE w:val="0"/>
            <w:autoSpaceDN w:val="0"/>
            <w:adjustRightInd w:val="0"/>
          </w:pPr>
        </w:pPrChange>
      </w:pPr>
      <w:ins w:id="668" w:author="Ines Martins" w:date="2020-08-28T16:17:00Z">
        <w:r w:rsidRPr="00AD2CFD">
          <w:rPr>
            <w:rFonts w:ascii="Calibri" w:hAnsi="Calibri" w:cs="Calibri"/>
            <w:rPrChange w:id="669" w:author="Ines Martins" w:date="2020-08-28T16:17:00Z">
              <w:rPr>
                <w:rFonts w:ascii="Times New Roman" w:hAnsi="Times New Roman" w:cs="Times New Roman"/>
              </w:rPr>
            </w:rPrChange>
          </w:rPr>
          <w:t xml:space="preserve">Mendenhall, C. D., Karp, D. S., Meyer, C. F. J., Hadly, E. A., &amp; Daily, G. C. (2014). Predicting biodiversity change and averting collapse in agricultural landscapes. </w:t>
        </w:r>
        <w:r w:rsidRPr="00AD2CFD">
          <w:rPr>
            <w:rFonts w:ascii="Calibri" w:hAnsi="Calibri" w:cs="Calibri"/>
            <w:i/>
            <w:iCs/>
            <w:rPrChange w:id="670" w:author="Ines Martins" w:date="2020-08-28T16:17:00Z">
              <w:rPr>
                <w:rFonts w:ascii="Times New Roman" w:hAnsi="Times New Roman" w:cs="Times New Roman"/>
                <w:i/>
                <w:iCs/>
              </w:rPr>
            </w:rPrChange>
          </w:rPr>
          <w:t>Nature</w:t>
        </w:r>
        <w:r w:rsidRPr="00AD2CFD">
          <w:rPr>
            <w:rFonts w:ascii="Calibri" w:hAnsi="Calibri" w:cs="Calibri"/>
            <w:rPrChange w:id="671" w:author="Ines Martins" w:date="2020-08-28T16:17:00Z">
              <w:rPr>
                <w:rFonts w:ascii="Times New Roman" w:hAnsi="Times New Roman" w:cs="Times New Roman"/>
              </w:rPr>
            </w:rPrChange>
          </w:rPr>
          <w:t xml:space="preserve">, </w:t>
        </w:r>
        <w:r w:rsidRPr="00AD2CFD">
          <w:rPr>
            <w:rFonts w:ascii="Calibri" w:hAnsi="Calibri" w:cs="Calibri"/>
            <w:i/>
            <w:iCs/>
            <w:rPrChange w:id="672" w:author="Ines Martins" w:date="2020-08-28T16:17:00Z">
              <w:rPr>
                <w:rFonts w:ascii="Times New Roman" w:hAnsi="Times New Roman" w:cs="Times New Roman"/>
                <w:i/>
                <w:iCs/>
              </w:rPr>
            </w:rPrChange>
          </w:rPr>
          <w:t>509</w:t>
        </w:r>
        <w:r w:rsidRPr="00AD2CFD">
          <w:rPr>
            <w:rFonts w:ascii="Calibri" w:hAnsi="Calibri" w:cs="Calibri"/>
            <w:rPrChange w:id="673" w:author="Ines Martins" w:date="2020-08-28T16:17:00Z">
              <w:rPr>
                <w:rFonts w:ascii="Times New Roman" w:hAnsi="Times New Roman" w:cs="Times New Roman"/>
              </w:rPr>
            </w:rPrChange>
          </w:rPr>
          <w:t>(7499), 213–217. https://doi.org/10.1038/nature13139</w:t>
        </w:r>
      </w:ins>
    </w:p>
    <w:p w14:paraId="32E38317" w14:textId="77777777" w:rsidR="00AD2CFD" w:rsidRPr="00AD2CFD" w:rsidRDefault="00AD2CFD">
      <w:pPr>
        <w:pStyle w:val="Bibliography"/>
        <w:rPr>
          <w:ins w:id="674" w:author="Ines Martins" w:date="2020-08-28T16:17:00Z"/>
          <w:rFonts w:ascii="Calibri" w:hAnsi="Calibri" w:cs="Calibri"/>
          <w:rPrChange w:id="675" w:author="Ines Martins" w:date="2020-08-28T16:17:00Z">
            <w:rPr>
              <w:ins w:id="676" w:author="Ines Martins" w:date="2020-08-28T16:17:00Z"/>
              <w:rFonts w:ascii="Times New Roman" w:hAnsi="Times New Roman" w:cs="Times New Roman"/>
            </w:rPr>
          </w:rPrChange>
        </w:rPr>
        <w:pPrChange w:id="677" w:author="Ines Martins" w:date="2020-08-28T16:17:00Z">
          <w:pPr>
            <w:widowControl w:val="0"/>
            <w:autoSpaceDE w:val="0"/>
            <w:autoSpaceDN w:val="0"/>
            <w:adjustRightInd w:val="0"/>
          </w:pPr>
        </w:pPrChange>
      </w:pPr>
      <w:ins w:id="678" w:author="Ines Martins" w:date="2020-08-28T16:17:00Z">
        <w:r w:rsidRPr="00AD2CFD">
          <w:rPr>
            <w:rFonts w:ascii="Calibri" w:hAnsi="Calibri" w:cs="Calibri"/>
            <w:rPrChange w:id="679" w:author="Ines Martins" w:date="2020-08-28T16:17:00Z">
              <w:rPr>
                <w:rFonts w:ascii="Times New Roman" w:hAnsi="Times New Roman" w:cs="Times New Roman"/>
              </w:rPr>
            </w:rPrChange>
          </w:rPr>
          <w:t xml:space="preserve">Navarro, L. M., &amp; Pereira, H. M. (2015). Towards a European policy for Rewilding. In </w:t>
        </w:r>
        <w:r w:rsidRPr="00AD2CFD">
          <w:rPr>
            <w:rFonts w:ascii="Calibri" w:hAnsi="Calibri" w:cs="Calibri"/>
            <w:i/>
            <w:iCs/>
            <w:rPrChange w:id="680" w:author="Ines Martins" w:date="2020-08-28T16:17:00Z">
              <w:rPr>
                <w:rFonts w:ascii="Times New Roman" w:hAnsi="Times New Roman" w:cs="Times New Roman"/>
                <w:i/>
                <w:iCs/>
              </w:rPr>
            </w:rPrChange>
          </w:rPr>
          <w:t>Rewilding European landscapes</w:t>
        </w:r>
        <w:r w:rsidRPr="00AD2CFD">
          <w:rPr>
            <w:rFonts w:ascii="Calibri" w:hAnsi="Calibri" w:cs="Calibri"/>
            <w:rPrChange w:id="681" w:author="Ines Martins" w:date="2020-08-28T16:17:00Z">
              <w:rPr>
                <w:rFonts w:ascii="Times New Roman" w:hAnsi="Times New Roman" w:cs="Times New Roman"/>
              </w:rPr>
            </w:rPrChange>
          </w:rPr>
          <w:t xml:space="preserve"> (Pereira H.M. and Navarro L.N.). Springer.</w:t>
        </w:r>
      </w:ins>
    </w:p>
    <w:p w14:paraId="5D28E43E" w14:textId="77777777" w:rsidR="00AD2CFD" w:rsidRPr="00AD2CFD" w:rsidRDefault="00AD2CFD">
      <w:pPr>
        <w:pStyle w:val="Bibliography"/>
        <w:rPr>
          <w:ins w:id="682" w:author="Ines Martins" w:date="2020-08-28T16:17:00Z"/>
          <w:rFonts w:ascii="Calibri" w:hAnsi="Calibri" w:cs="Calibri"/>
          <w:rPrChange w:id="683" w:author="Ines Martins" w:date="2020-08-28T16:17:00Z">
            <w:rPr>
              <w:ins w:id="684" w:author="Ines Martins" w:date="2020-08-28T16:17:00Z"/>
              <w:rFonts w:ascii="Times New Roman" w:hAnsi="Times New Roman" w:cs="Times New Roman"/>
            </w:rPr>
          </w:rPrChange>
        </w:rPr>
        <w:pPrChange w:id="685" w:author="Ines Martins" w:date="2020-08-28T16:17:00Z">
          <w:pPr>
            <w:widowControl w:val="0"/>
            <w:autoSpaceDE w:val="0"/>
            <w:autoSpaceDN w:val="0"/>
            <w:adjustRightInd w:val="0"/>
          </w:pPr>
        </w:pPrChange>
      </w:pPr>
      <w:ins w:id="686" w:author="Ines Martins" w:date="2020-08-28T16:17:00Z">
        <w:r w:rsidRPr="00AD2CFD">
          <w:rPr>
            <w:rFonts w:ascii="Calibri" w:hAnsi="Calibri" w:cs="Calibri"/>
            <w:rPrChange w:id="687" w:author="Ines Martins" w:date="2020-08-28T16:17:00Z">
              <w:rPr>
                <w:rFonts w:ascii="Times New Roman" w:hAnsi="Times New Roman" w:cs="Times New Roman"/>
              </w:rPr>
            </w:rPrChange>
          </w:rPr>
          <w:t xml:space="preserve">Pereira, H., &amp; David Cooper, H. (2006). Towards the global monitoring of biodiversity change. </w:t>
        </w:r>
        <w:r w:rsidRPr="00AD2CFD">
          <w:rPr>
            <w:rFonts w:ascii="Calibri" w:hAnsi="Calibri" w:cs="Calibri"/>
            <w:i/>
            <w:iCs/>
            <w:rPrChange w:id="688" w:author="Ines Martins" w:date="2020-08-28T16:17:00Z">
              <w:rPr>
                <w:rFonts w:ascii="Times New Roman" w:hAnsi="Times New Roman" w:cs="Times New Roman"/>
                <w:i/>
                <w:iCs/>
              </w:rPr>
            </w:rPrChange>
          </w:rPr>
          <w:t>Trends in Ecology &amp; Evolution</w:t>
        </w:r>
        <w:r w:rsidRPr="00AD2CFD">
          <w:rPr>
            <w:rFonts w:ascii="Calibri" w:hAnsi="Calibri" w:cs="Calibri"/>
            <w:rPrChange w:id="689" w:author="Ines Martins" w:date="2020-08-28T16:17:00Z">
              <w:rPr>
                <w:rFonts w:ascii="Times New Roman" w:hAnsi="Times New Roman" w:cs="Times New Roman"/>
              </w:rPr>
            </w:rPrChange>
          </w:rPr>
          <w:t xml:space="preserve">, </w:t>
        </w:r>
        <w:r w:rsidRPr="00AD2CFD">
          <w:rPr>
            <w:rFonts w:ascii="Calibri" w:hAnsi="Calibri" w:cs="Calibri"/>
            <w:i/>
            <w:iCs/>
            <w:rPrChange w:id="690" w:author="Ines Martins" w:date="2020-08-28T16:17:00Z">
              <w:rPr>
                <w:rFonts w:ascii="Times New Roman" w:hAnsi="Times New Roman" w:cs="Times New Roman"/>
                <w:i/>
                <w:iCs/>
              </w:rPr>
            </w:rPrChange>
          </w:rPr>
          <w:t>21</w:t>
        </w:r>
        <w:r w:rsidRPr="00AD2CFD">
          <w:rPr>
            <w:rFonts w:ascii="Calibri" w:hAnsi="Calibri" w:cs="Calibri"/>
            <w:rPrChange w:id="691" w:author="Ines Martins" w:date="2020-08-28T16:17:00Z">
              <w:rPr>
                <w:rFonts w:ascii="Times New Roman" w:hAnsi="Times New Roman" w:cs="Times New Roman"/>
              </w:rPr>
            </w:rPrChange>
          </w:rPr>
          <w:t>(3), 123–129. https://doi.org/10.1016/j.tree.2005.10.015</w:t>
        </w:r>
      </w:ins>
    </w:p>
    <w:p w14:paraId="04C90507" w14:textId="77777777" w:rsidR="00AD2CFD" w:rsidRPr="00AD2CFD" w:rsidRDefault="00AD2CFD">
      <w:pPr>
        <w:pStyle w:val="Bibliography"/>
        <w:rPr>
          <w:ins w:id="692" w:author="Ines Martins" w:date="2020-08-28T16:17:00Z"/>
          <w:rFonts w:ascii="Calibri" w:hAnsi="Calibri" w:cs="Calibri"/>
          <w:rPrChange w:id="693" w:author="Ines Martins" w:date="2020-08-28T16:17:00Z">
            <w:rPr>
              <w:ins w:id="694" w:author="Ines Martins" w:date="2020-08-28T16:17:00Z"/>
              <w:rFonts w:ascii="Times New Roman" w:hAnsi="Times New Roman" w:cs="Times New Roman"/>
            </w:rPr>
          </w:rPrChange>
        </w:rPr>
        <w:pPrChange w:id="695" w:author="Ines Martins" w:date="2020-08-28T16:17:00Z">
          <w:pPr>
            <w:widowControl w:val="0"/>
            <w:autoSpaceDE w:val="0"/>
            <w:autoSpaceDN w:val="0"/>
            <w:adjustRightInd w:val="0"/>
          </w:pPr>
        </w:pPrChange>
      </w:pPr>
      <w:ins w:id="696" w:author="Ines Martins" w:date="2020-08-28T16:17:00Z">
        <w:r w:rsidRPr="00AD2CFD">
          <w:rPr>
            <w:rFonts w:ascii="Calibri" w:hAnsi="Calibri" w:cs="Calibri"/>
            <w:rPrChange w:id="697" w:author="Ines Martins" w:date="2020-08-28T16:17:00Z">
              <w:rPr>
                <w:rFonts w:ascii="Times New Roman" w:hAnsi="Times New Roman" w:cs="Times New Roman"/>
              </w:rPr>
            </w:rPrChange>
          </w:rPr>
          <w:t xml:space="preserve">Pereira, H. M., Leadley, P. W., Proenca, V., Alkemade, R., Scharlemann, J. P. W., Fernandez-Manjarres, J. F., Araujo, M. B., Balvanera, P., Biggs, R., Cheung, W. W. L., Chini, L., Cooper, H. D., Gilman, E. L., Guenette, S., Hurtt, G. C., Huntington, H. P., Mace, G. M., Oberdorff, T., Revenga, C., … Walpole, M. (2010). Scenarios for Global Biodiversity in the 21st Century. </w:t>
        </w:r>
        <w:r w:rsidRPr="00AD2CFD">
          <w:rPr>
            <w:rFonts w:ascii="Calibri" w:hAnsi="Calibri" w:cs="Calibri"/>
            <w:i/>
            <w:iCs/>
            <w:rPrChange w:id="698" w:author="Ines Martins" w:date="2020-08-28T16:17:00Z">
              <w:rPr>
                <w:rFonts w:ascii="Times New Roman" w:hAnsi="Times New Roman" w:cs="Times New Roman"/>
                <w:i/>
                <w:iCs/>
              </w:rPr>
            </w:rPrChange>
          </w:rPr>
          <w:t>Science</w:t>
        </w:r>
        <w:r w:rsidRPr="00AD2CFD">
          <w:rPr>
            <w:rFonts w:ascii="Calibri" w:hAnsi="Calibri" w:cs="Calibri"/>
            <w:rPrChange w:id="699" w:author="Ines Martins" w:date="2020-08-28T16:17:00Z">
              <w:rPr>
                <w:rFonts w:ascii="Times New Roman" w:hAnsi="Times New Roman" w:cs="Times New Roman"/>
              </w:rPr>
            </w:rPrChange>
          </w:rPr>
          <w:t xml:space="preserve">, </w:t>
        </w:r>
        <w:r w:rsidRPr="00AD2CFD">
          <w:rPr>
            <w:rFonts w:ascii="Calibri" w:hAnsi="Calibri" w:cs="Calibri"/>
            <w:i/>
            <w:iCs/>
            <w:rPrChange w:id="700" w:author="Ines Martins" w:date="2020-08-28T16:17:00Z">
              <w:rPr>
                <w:rFonts w:ascii="Times New Roman" w:hAnsi="Times New Roman" w:cs="Times New Roman"/>
                <w:i/>
                <w:iCs/>
              </w:rPr>
            </w:rPrChange>
          </w:rPr>
          <w:t>330</w:t>
        </w:r>
        <w:r w:rsidRPr="00AD2CFD">
          <w:rPr>
            <w:rFonts w:ascii="Calibri" w:hAnsi="Calibri" w:cs="Calibri"/>
            <w:rPrChange w:id="701" w:author="Ines Martins" w:date="2020-08-28T16:17:00Z">
              <w:rPr>
                <w:rFonts w:ascii="Times New Roman" w:hAnsi="Times New Roman" w:cs="Times New Roman"/>
              </w:rPr>
            </w:rPrChange>
          </w:rPr>
          <w:t>(6010), 1496–1501. https://doi.org/10.1126/science.1196624</w:t>
        </w:r>
      </w:ins>
    </w:p>
    <w:p w14:paraId="2ED2A39A" w14:textId="77777777" w:rsidR="00AD2CFD" w:rsidRPr="00AD2CFD" w:rsidRDefault="00AD2CFD">
      <w:pPr>
        <w:pStyle w:val="Bibliography"/>
        <w:rPr>
          <w:ins w:id="702" w:author="Ines Martins" w:date="2020-08-28T16:17:00Z"/>
          <w:rFonts w:ascii="Calibri" w:hAnsi="Calibri" w:cs="Calibri"/>
          <w:rPrChange w:id="703" w:author="Ines Martins" w:date="2020-08-28T16:17:00Z">
            <w:rPr>
              <w:ins w:id="704" w:author="Ines Martins" w:date="2020-08-28T16:17:00Z"/>
              <w:rFonts w:ascii="Times New Roman" w:hAnsi="Times New Roman" w:cs="Times New Roman"/>
            </w:rPr>
          </w:rPrChange>
        </w:rPr>
        <w:pPrChange w:id="705" w:author="Ines Martins" w:date="2020-08-28T16:17:00Z">
          <w:pPr>
            <w:widowControl w:val="0"/>
            <w:autoSpaceDE w:val="0"/>
            <w:autoSpaceDN w:val="0"/>
            <w:adjustRightInd w:val="0"/>
          </w:pPr>
        </w:pPrChange>
      </w:pPr>
      <w:ins w:id="706" w:author="Ines Martins" w:date="2020-08-28T16:17:00Z">
        <w:r w:rsidRPr="00AD2CFD">
          <w:rPr>
            <w:rFonts w:ascii="Calibri" w:hAnsi="Calibri" w:cs="Calibri"/>
            <w:rPrChange w:id="707" w:author="Ines Martins" w:date="2020-08-28T16:17:00Z">
              <w:rPr>
                <w:rFonts w:ascii="Times New Roman" w:hAnsi="Times New Roman" w:cs="Times New Roman"/>
              </w:rPr>
            </w:rPrChange>
          </w:rPr>
          <w:t xml:space="preserve">Pereira, Henrique M., &amp; Daily, G. C. (2006). Modeling biodiversity dynamics in countryside landscapes. </w:t>
        </w:r>
        <w:r w:rsidRPr="00AD2CFD">
          <w:rPr>
            <w:rFonts w:ascii="Calibri" w:hAnsi="Calibri" w:cs="Calibri"/>
            <w:i/>
            <w:iCs/>
            <w:rPrChange w:id="708" w:author="Ines Martins" w:date="2020-08-28T16:17:00Z">
              <w:rPr>
                <w:rFonts w:ascii="Times New Roman" w:hAnsi="Times New Roman" w:cs="Times New Roman"/>
                <w:i/>
                <w:iCs/>
              </w:rPr>
            </w:rPrChange>
          </w:rPr>
          <w:t>Ecology</w:t>
        </w:r>
        <w:r w:rsidRPr="00AD2CFD">
          <w:rPr>
            <w:rFonts w:ascii="Calibri" w:hAnsi="Calibri" w:cs="Calibri"/>
            <w:rPrChange w:id="709" w:author="Ines Martins" w:date="2020-08-28T16:17:00Z">
              <w:rPr>
                <w:rFonts w:ascii="Times New Roman" w:hAnsi="Times New Roman" w:cs="Times New Roman"/>
              </w:rPr>
            </w:rPrChange>
          </w:rPr>
          <w:t xml:space="preserve">, </w:t>
        </w:r>
        <w:r w:rsidRPr="00AD2CFD">
          <w:rPr>
            <w:rFonts w:ascii="Calibri" w:hAnsi="Calibri" w:cs="Calibri"/>
            <w:i/>
            <w:iCs/>
            <w:rPrChange w:id="710" w:author="Ines Martins" w:date="2020-08-28T16:17:00Z">
              <w:rPr>
                <w:rFonts w:ascii="Times New Roman" w:hAnsi="Times New Roman" w:cs="Times New Roman"/>
                <w:i/>
                <w:iCs/>
              </w:rPr>
            </w:rPrChange>
          </w:rPr>
          <w:t>87</w:t>
        </w:r>
        <w:r w:rsidRPr="00AD2CFD">
          <w:rPr>
            <w:rFonts w:ascii="Calibri" w:hAnsi="Calibri" w:cs="Calibri"/>
            <w:rPrChange w:id="711" w:author="Ines Martins" w:date="2020-08-28T16:17:00Z">
              <w:rPr>
                <w:rFonts w:ascii="Times New Roman" w:hAnsi="Times New Roman" w:cs="Times New Roman"/>
              </w:rPr>
            </w:rPrChange>
          </w:rPr>
          <w:t>(8), 1877–1885.</w:t>
        </w:r>
      </w:ins>
    </w:p>
    <w:p w14:paraId="61DB1E6A" w14:textId="77777777" w:rsidR="00AD2CFD" w:rsidRPr="00AD2CFD" w:rsidRDefault="00AD2CFD">
      <w:pPr>
        <w:pStyle w:val="Bibliography"/>
        <w:rPr>
          <w:ins w:id="712" w:author="Ines Martins" w:date="2020-08-28T16:17:00Z"/>
          <w:rFonts w:ascii="Calibri" w:hAnsi="Calibri" w:cs="Calibri"/>
          <w:rPrChange w:id="713" w:author="Ines Martins" w:date="2020-08-28T16:17:00Z">
            <w:rPr>
              <w:ins w:id="714" w:author="Ines Martins" w:date="2020-08-28T16:17:00Z"/>
              <w:rFonts w:ascii="Times New Roman" w:hAnsi="Times New Roman" w:cs="Times New Roman"/>
            </w:rPr>
          </w:rPrChange>
        </w:rPr>
        <w:pPrChange w:id="715" w:author="Ines Martins" w:date="2020-08-28T16:17:00Z">
          <w:pPr>
            <w:widowControl w:val="0"/>
            <w:autoSpaceDE w:val="0"/>
            <w:autoSpaceDN w:val="0"/>
            <w:adjustRightInd w:val="0"/>
          </w:pPr>
        </w:pPrChange>
      </w:pPr>
      <w:ins w:id="716" w:author="Ines Martins" w:date="2020-08-28T16:17:00Z">
        <w:r w:rsidRPr="00AD2CFD">
          <w:rPr>
            <w:rFonts w:ascii="Calibri" w:hAnsi="Calibri" w:cs="Calibri"/>
            <w:rPrChange w:id="717" w:author="Ines Martins" w:date="2020-08-28T16:17:00Z">
              <w:rPr>
                <w:rFonts w:ascii="Times New Roman" w:hAnsi="Times New Roman" w:cs="Times New Roman"/>
              </w:rPr>
            </w:rPrChange>
          </w:rPr>
          <w:t xml:space="preserve">Perino, A., Pereira, H. M., Navarro, L. M., Fernández, N., Bullock, J. M., Ceaușu, S., Cortés-Avizanda, A., Klink, R. van, Kuemmerle, T., Lomba, A., Pe’er, G., Plieninger, T., </w:t>
        </w:r>
        <w:r w:rsidRPr="00AD2CFD">
          <w:rPr>
            <w:rFonts w:ascii="Calibri" w:hAnsi="Calibri" w:cs="Calibri"/>
            <w:rPrChange w:id="718" w:author="Ines Martins" w:date="2020-08-28T16:17:00Z">
              <w:rPr>
                <w:rFonts w:ascii="Times New Roman" w:hAnsi="Times New Roman" w:cs="Times New Roman"/>
              </w:rPr>
            </w:rPrChange>
          </w:rPr>
          <w:lastRenderedPageBreak/>
          <w:t xml:space="preserve">Benayas, J. M. R., Sandom, C. J., Svenning, J.-C., &amp; Wheeler, H. C. (2019). Rewilding complex ecosystems. </w:t>
        </w:r>
        <w:r w:rsidRPr="00AD2CFD">
          <w:rPr>
            <w:rFonts w:ascii="Calibri" w:hAnsi="Calibri" w:cs="Calibri"/>
            <w:i/>
            <w:iCs/>
            <w:rPrChange w:id="719" w:author="Ines Martins" w:date="2020-08-28T16:17:00Z">
              <w:rPr>
                <w:rFonts w:ascii="Times New Roman" w:hAnsi="Times New Roman" w:cs="Times New Roman"/>
                <w:i/>
                <w:iCs/>
              </w:rPr>
            </w:rPrChange>
          </w:rPr>
          <w:t>Science</w:t>
        </w:r>
        <w:r w:rsidRPr="00AD2CFD">
          <w:rPr>
            <w:rFonts w:ascii="Calibri" w:hAnsi="Calibri" w:cs="Calibri"/>
            <w:rPrChange w:id="720" w:author="Ines Martins" w:date="2020-08-28T16:17:00Z">
              <w:rPr>
                <w:rFonts w:ascii="Times New Roman" w:hAnsi="Times New Roman" w:cs="Times New Roman"/>
              </w:rPr>
            </w:rPrChange>
          </w:rPr>
          <w:t xml:space="preserve">, </w:t>
        </w:r>
        <w:r w:rsidRPr="00AD2CFD">
          <w:rPr>
            <w:rFonts w:ascii="Calibri" w:hAnsi="Calibri" w:cs="Calibri"/>
            <w:i/>
            <w:iCs/>
            <w:rPrChange w:id="721" w:author="Ines Martins" w:date="2020-08-28T16:17:00Z">
              <w:rPr>
                <w:rFonts w:ascii="Times New Roman" w:hAnsi="Times New Roman" w:cs="Times New Roman"/>
                <w:i/>
                <w:iCs/>
              </w:rPr>
            </w:rPrChange>
          </w:rPr>
          <w:t>364</w:t>
        </w:r>
        <w:r w:rsidRPr="00AD2CFD">
          <w:rPr>
            <w:rFonts w:ascii="Calibri" w:hAnsi="Calibri" w:cs="Calibri"/>
            <w:rPrChange w:id="722" w:author="Ines Martins" w:date="2020-08-28T16:17:00Z">
              <w:rPr>
                <w:rFonts w:ascii="Times New Roman" w:hAnsi="Times New Roman" w:cs="Times New Roman"/>
              </w:rPr>
            </w:rPrChange>
          </w:rPr>
          <w:t>(6438), eaav5570. https://doi.org/10.1126/science.aav5570</w:t>
        </w:r>
      </w:ins>
    </w:p>
    <w:p w14:paraId="2E2AAFAF" w14:textId="77777777" w:rsidR="00AD2CFD" w:rsidRPr="00AD2CFD" w:rsidRDefault="00AD2CFD">
      <w:pPr>
        <w:pStyle w:val="Bibliography"/>
        <w:rPr>
          <w:ins w:id="723" w:author="Ines Martins" w:date="2020-08-28T16:17:00Z"/>
          <w:rFonts w:ascii="Calibri" w:hAnsi="Calibri" w:cs="Calibri"/>
          <w:rPrChange w:id="724" w:author="Ines Martins" w:date="2020-08-28T16:17:00Z">
            <w:rPr>
              <w:ins w:id="725" w:author="Ines Martins" w:date="2020-08-28T16:17:00Z"/>
              <w:rFonts w:ascii="Times New Roman" w:hAnsi="Times New Roman" w:cs="Times New Roman"/>
            </w:rPr>
          </w:rPrChange>
        </w:rPr>
        <w:pPrChange w:id="726" w:author="Ines Martins" w:date="2020-08-28T16:17:00Z">
          <w:pPr>
            <w:widowControl w:val="0"/>
            <w:autoSpaceDE w:val="0"/>
            <w:autoSpaceDN w:val="0"/>
            <w:adjustRightInd w:val="0"/>
          </w:pPr>
        </w:pPrChange>
      </w:pPr>
      <w:ins w:id="727" w:author="Ines Martins" w:date="2020-08-28T16:17:00Z">
        <w:r w:rsidRPr="00AD2CFD">
          <w:rPr>
            <w:rFonts w:ascii="Calibri" w:hAnsi="Calibri" w:cs="Calibri"/>
            <w:rPrChange w:id="728" w:author="Ines Martins" w:date="2020-08-28T16:17:00Z">
              <w:rPr>
                <w:rFonts w:ascii="Times New Roman" w:hAnsi="Times New Roman" w:cs="Times New Roman"/>
              </w:rPr>
            </w:rPrChange>
          </w:rPr>
          <w:t xml:space="preserve">Pimm, S. L., Jenkins, C. N., Abell, R., Brooks, T. M., Gittleman, J. L., Joppa, L. N., Raven, P. H., Roberts, C. M., &amp; Sexton, J. O. (2014). The biodiversity of species and their rates of extinction, distribution, and protection. </w:t>
        </w:r>
        <w:r w:rsidRPr="00AD2CFD">
          <w:rPr>
            <w:rFonts w:ascii="Calibri" w:hAnsi="Calibri" w:cs="Calibri"/>
            <w:i/>
            <w:iCs/>
            <w:rPrChange w:id="729" w:author="Ines Martins" w:date="2020-08-28T16:17:00Z">
              <w:rPr>
                <w:rFonts w:ascii="Times New Roman" w:hAnsi="Times New Roman" w:cs="Times New Roman"/>
                <w:i/>
                <w:iCs/>
              </w:rPr>
            </w:rPrChange>
          </w:rPr>
          <w:t>Science</w:t>
        </w:r>
        <w:r w:rsidRPr="00AD2CFD">
          <w:rPr>
            <w:rFonts w:ascii="Calibri" w:hAnsi="Calibri" w:cs="Calibri"/>
            <w:rPrChange w:id="730" w:author="Ines Martins" w:date="2020-08-28T16:17:00Z">
              <w:rPr>
                <w:rFonts w:ascii="Times New Roman" w:hAnsi="Times New Roman" w:cs="Times New Roman"/>
              </w:rPr>
            </w:rPrChange>
          </w:rPr>
          <w:t xml:space="preserve">, </w:t>
        </w:r>
        <w:r w:rsidRPr="00AD2CFD">
          <w:rPr>
            <w:rFonts w:ascii="Calibri" w:hAnsi="Calibri" w:cs="Calibri"/>
            <w:i/>
            <w:iCs/>
            <w:rPrChange w:id="731" w:author="Ines Martins" w:date="2020-08-28T16:17:00Z">
              <w:rPr>
                <w:rFonts w:ascii="Times New Roman" w:hAnsi="Times New Roman" w:cs="Times New Roman"/>
                <w:i/>
                <w:iCs/>
              </w:rPr>
            </w:rPrChange>
          </w:rPr>
          <w:t>344</w:t>
        </w:r>
        <w:r w:rsidRPr="00AD2CFD">
          <w:rPr>
            <w:rFonts w:ascii="Calibri" w:hAnsi="Calibri" w:cs="Calibri"/>
            <w:rPrChange w:id="732" w:author="Ines Martins" w:date="2020-08-28T16:17:00Z">
              <w:rPr>
                <w:rFonts w:ascii="Times New Roman" w:hAnsi="Times New Roman" w:cs="Times New Roman"/>
              </w:rPr>
            </w:rPrChange>
          </w:rPr>
          <w:t>(6187), 1246752. https://doi.org/10.1126/science.1246752</w:t>
        </w:r>
      </w:ins>
    </w:p>
    <w:p w14:paraId="36A2AAFC" w14:textId="77777777" w:rsidR="00AD2CFD" w:rsidRPr="00AD2CFD" w:rsidRDefault="00AD2CFD">
      <w:pPr>
        <w:pStyle w:val="Bibliography"/>
        <w:rPr>
          <w:ins w:id="733" w:author="Ines Martins" w:date="2020-08-28T16:17:00Z"/>
          <w:rFonts w:ascii="Calibri" w:hAnsi="Calibri" w:cs="Calibri"/>
          <w:rPrChange w:id="734" w:author="Ines Martins" w:date="2020-08-28T16:17:00Z">
            <w:rPr>
              <w:ins w:id="735" w:author="Ines Martins" w:date="2020-08-28T16:17:00Z"/>
              <w:rFonts w:ascii="Times New Roman" w:hAnsi="Times New Roman" w:cs="Times New Roman"/>
            </w:rPr>
          </w:rPrChange>
        </w:rPr>
        <w:pPrChange w:id="736" w:author="Ines Martins" w:date="2020-08-28T16:17:00Z">
          <w:pPr>
            <w:widowControl w:val="0"/>
            <w:autoSpaceDE w:val="0"/>
            <w:autoSpaceDN w:val="0"/>
            <w:adjustRightInd w:val="0"/>
          </w:pPr>
        </w:pPrChange>
      </w:pPr>
      <w:ins w:id="737" w:author="Ines Martins" w:date="2020-08-28T16:17:00Z">
        <w:r w:rsidRPr="00AD2CFD">
          <w:rPr>
            <w:rFonts w:ascii="Calibri" w:hAnsi="Calibri" w:cs="Calibri"/>
            <w:rPrChange w:id="738" w:author="Ines Martins" w:date="2020-08-28T16:17:00Z">
              <w:rPr>
                <w:rFonts w:ascii="Times New Roman" w:hAnsi="Times New Roman" w:cs="Times New Roman"/>
              </w:rPr>
            </w:rPrChange>
          </w:rPr>
          <w:t xml:space="preserve">Popp, A., Calvin, K., Fujimori, S., Havlik, P., Humpenöder, F., Stehfest, E., Bodirsky, B. L., Dietrich, J. P., Doelmann, J. C., Gusti, M., Hasegawa, T., Kyle, P., Obersteiner, M., Tabeau, A., Takahashi, K., Valin, H., Waldhoff, S., Weindl, I., Wise, M., … Vuuren, D. P. van. (2017). Land-use futures in the shared socio-economic pathways. </w:t>
        </w:r>
        <w:r w:rsidRPr="00AD2CFD">
          <w:rPr>
            <w:rFonts w:ascii="Calibri" w:hAnsi="Calibri" w:cs="Calibri"/>
            <w:i/>
            <w:iCs/>
            <w:rPrChange w:id="739" w:author="Ines Martins" w:date="2020-08-28T16:17:00Z">
              <w:rPr>
                <w:rFonts w:ascii="Times New Roman" w:hAnsi="Times New Roman" w:cs="Times New Roman"/>
                <w:i/>
                <w:iCs/>
              </w:rPr>
            </w:rPrChange>
          </w:rPr>
          <w:t>Global Environmental Change</w:t>
        </w:r>
        <w:r w:rsidRPr="00AD2CFD">
          <w:rPr>
            <w:rFonts w:ascii="Calibri" w:hAnsi="Calibri" w:cs="Calibri"/>
            <w:rPrChange w:id="740" w:author="Ines Martins" w:date="2020-08-28T16:17:00Z">
              <w:rPr>
                <w:rFonts w:ascii="Times New Roman" w:hAnsi="Times New Roman" w:cs="Times New Roman"/>
              </w:rPr>
            </w:rPrChange>
          </w:rPr>
          <w:t xml:space="preserve">, </w:t>
        </w:r>
        <w:r w:rsidRPr="00AD2CFD">
          <w:rPr>
            <w:rFonts w:ascii="Calibri" w:hAnsi="Calibri" w:cs="Calibri"/>
            <w:i/>
            <w:iCs/>
            <w:rPrChange w:id="741" w:author="Ines Martins" w:date="2020-08-28T16:17:00Z">
              <w:rPr>
                <w:rFonts w:ascii="Times New Roman" w:hAnsi="Times New Roman" w:cs="Times New Roman"/>
                <w:i/>
                <w:iCs/>
              </w:rPr>
            </w:rPrChange>
          </w:rPr>
          <w:t>42</w:t>
        </w:r>
        <w:r w:rsidRPr="00AD2CFD">
          <w:rPr>
            <w:rFonts w:ascii="Calibri" w:hAnsi="Calibri" w:cs="Calibri"/>
            <w:rPrChange w:id="742" w:author="Ines Martins" w:date="2020-08-28T16:17:00Z">
              <w:rPr>
                <w:rFonts w:ascii="Times New Roman" w:hAnsi="Times New Roman" w:cs="Times New Roman"/>
              </w:rPr>
            </w:rPrChange>
          </w:rPr>
          <w:t>, 331–345. https://doi.org/10.1016/j.gloenvcha.2016.10.002</w:t>
        </w:r>
      </w:ins>
    </w:p>
    <w:p w14:paraId="19865A4B" w14:textId="77777777" w:rsidR="00AD2CFD" w:rsidRPr="00AD2CFD" w:rsidRDefault="00AD2CFD">
      <w:pPr>
        <w:pStyle w:val="Bibliography"/>
        <w:rPr>
          <w:ins w:id="743" w:author="Ines Martins" w:date="2020-08-28T16:17:00Z"/>
          <w:rFonts w:ascii="Calibri" w:hAnsi="Calibri" w:cs="Calibri"/>
          <w:rPrChange w:id="744" w:author="Ines Martins" w:date="2020-08-28T16:17:00Z">
            <w:rPr>
              <w:ins w:id="745" w:author="Ines Martins" w:date="2020-08-28T16:17:00Z"/>
              <w:rFonts w:ascii="Times New Roman" w:hAnsi="Times New Roman" w:cs="Times New Roman"/>
            </w:rPr>
          </w:rPrChange>
        </w:rPr>
        <w:pPrChange w:id="746" w:author="Ines Martins" w:date="2020-08-28T16:17:00Z">
          <w:pPr>
            <w:widowControl w:val="0"/>
            <w:autoSpaceDE w:val="0"/>
            <w:autoSpaceDN w:val="0"/>
            <w:adjustRightInd w:val="0"/>
          </w:pPr>
        </w:pPrChange>
      </w:pPr>
      <w:ins w:id="747" w:author="Ines Martins" w:date="2020-08-28T16:17:00Z">
        <w:r w:rsidRPr="00AD2CFD">
          <w:rPr>
            <w:rFonts w:ascii="Calibri" w:hAnsi="Calibri" w:cs="Calibri"/>
            <w:rPrChange w:id="748" w:author="Ines Martins" w:date="2020-08-28T16:17:00Z">
              <w:rPr>
                <w:rFonts w:ascii="Times New Roman" w:hAnsi="Times New Roman" w:cs="Times New Roman"/>
              </w:rPr>
            </w:rPrChange>
          </w:rPr>
          <w:t xml:space="preserve">Proença, V., &amp; Pereira, H. M. (2013). Species–area models to assess biodiversity change in multi-habitat landscapes: The importance of species habitat affinity. </w:t>
        </w:r>
        <w:r w:rsidRPr="00AD2CFD">
          <w:rPr>
            <w:rFonts w:ascii="Calibri" w:hAnsi="Calibri" w:cs="Calibri"/>
            <w:i/>
            <w:iCs/>
            <w:rPrChange w:id="749" w:author="Ines Martins" w:date="2020-08-28T16:17:00Z">
              <w:rPr>
                <w:rFonts w:ascii="Times New Roman" w:hAnsi="Times New Roman" w:cs="Times New Roman"/>
                <w:i/>
                <w:iCs/>
              </w:rPr>
            </w:rPrChange>
          </w:rPr>
          <w:t>Basic and Applied Ecology</w:t>
        </w:r>
        <w:r w:rsidRPr="00AD2CFD">
          <w:rPr>
            <w:rFonts w:ascii="Calibri" w:hAnsi="Calibri" w:cs="Calibri"/>
            <w:rPrChange w:id="750" w:author="Ines Martins" w:date="2020-08-28T16:17:00Z">
              <w:rPr>
                <w:rFonts w:ascii="Times New Roman" w:hAnsi="Times New Roman" w:cs="Times New Roman"/>
              </w:rPr>
            </w:rPrChange>
          </w:rPr>
          <w:t xml:space="preserve">, </w:t>
        </w:r>
        <w:r w:rsidRPr="00AD2CFD">
          <w:rPr>
            <w:rFonts w:ascii="Calibri" w:hAnsi="Calibri" w:cs="Calibri"/>
            <w:i/>
            <w:iCs/>
            <w:rPrChange w:id="751" w:author="Ines Martins" w:date="2020-08-28T16:17:00Z">
              <w:rPr>
                <w:rFonts w:ascii="Times New Roman" w:hAnsi="Times New Roman" w:cs="Times New Roman"/>
                <w:i/>
                <w:iCs/>
              </w:rPr>
            </w:rPrChange>
          </w:rPr>
          <w:t>14</w:t>
        </w:r>
        <w:r w:rsidRPr="00AD2CFD">
          <w:rPr>
            <w:rFonts w:ascii="Calibri" w:hAnsi="Calibri" w:cs="Calibri"/>
            <w:rPrChange w:id="752" w:author="Ines Martins" w:date="2020-08-28T16:17:00Z">
              <w:rPr>
                <w:rFonts w:ascii="Times New Roman" w:hAnsi="Times New Roman" w:cs="Times New Roman"/>
              </w:rPr>
            </w:rPrChange>
          </w:rPr>
          <w:t>(2), 102–114. https://doi.org/10.1016/j.baae.2012.10.010</w:t>
        </w:r>
      </w:ins>
    </w:p>
    <w:p w14:paraId="5242B36E" w14:textId="77777777" w:rsidR="00AD2CFD" w:rsidRPr="00AD2CFD" w:rsidRDefault="00AD2CFD">
      <w:pPr>
        <w:pStyle w:val="Bibliography"/>
        <w:rPr>
          <w:ins w:id="753" w:author="Ines Martins" w:date="2020-08-28T16:17:00Z"/>
          <w:rFonts w:ascii="Calibri" w:hAnsi="Calibri" w:cs="Calibri"/>
          <w:rPrChange w:id="754" w:author="Ines Martins" w:date="2020-08-28T16:17:00Z">
            <w:rPr>
              <w:ins w:id="755" w:author="Ines Martins" w:date="2020-08-28T16:17:00Z"/>
              <w:rFonts w:ascii="Times New Roman" w:hAnsi="Times New Roman" w:cs="Times New Roman"/>
            </w:rPr>
          </w:rPrChange>
        </w:rPr>
        <w:pPrChange w:id="756" w:author="Ines Martins" w:date="2020-08-28T16:17:00Z">
          <w:pPr>
            <w:widowControl w:val="0"/>
            <w:autoSpaceDE w:val="0"/>
            <w:autoSpaceDN w:val="0"/>
            <w:adjustRightInd w:val="0"/>
          </w:pPr>
        </w:pPrChange>
      </w:pPr>
      <w:ins w:id="757" w:author="Ines Martins" w:date="2020-08-28T16:17:00Z">
        <w:r w:rsidRPr="00AD2CFD">
          <w:rPr>
            <w:rFonts w:ascii="Calibri" w:hAnsi="Calibri" w:cs="Calibri"/>
            <w:rPrChange w:id="758" w:author="Ines Martins" w:date="2020-08-28T16:17:00Z">
              <w:rPr>
                <w:rFonts w:ascii="Times New Roman" w:hAnsi="Times New Roman" w:cs="Times New Roman"/>
              </w:rPr>
            </w:rPrChange>
          </w:rPr>
          <w:t xml:space="preserve">Rosa, I. M. D., Pereira, H. M., Ferrier, S., Alkemade, R., Acosta, L. A., Akcakaya, H. R., Belder, E. den, Fazel, A. M., Fujimori, S., Harfoot, M., Harhash, K. A., Harrison, P. A., Hauck, J., Hendriks, R. J. J., Hernández, G., Jetz, W., Karlsson-Vinkhuyzen, S. I., Kim, H., King, N., … Vuuren, D. van. (2017). Multiscale scenarios for nature futures. </w:t>
        </w:r>
        <w:r w:rsidRPr="00AD2CFD">
          <w:rPr>
            <w:rFonts w:ascii="Calibri" w:hAnsi="Calibri" w:cs="Calibri"/>
            <w:i/>
            <w:iCs/>
            <w:rPrChange w:id="759" w:author="Ines Martins" w:date="2020-08-28T16:17:00Z">
              <w:rPr>
                <w:rFonts w:ascii="Times New Roman" w:hAnsi="Times New Roman" w:cs="Times New Roman"/>
                <w:i/>
                <w:iCs/>
              </w:rPr>
            </w:rPrChange>
          </w:rPr>
          <w:t>Nature Ecology &amp; Evolution</w:t>
        </w:r>
        <w:r w:rsidRPr="00AD2CFD">
          <w:rPr>
            <w:rFonts w:ascii="Calibri" w:hAnsi="Calibri" w:cs="Calibri"/>
            <w:rPrChange w:id="760" w:author="Ines Martins" w:date="2020-08-28T16:17:00Z">
              <w:rPr>
                <w:rFonts w:ascii="Times New Roman" w:hAnsi="Times New Roman" w:cs="Times New Roman"/>
              </w:rPr>
            </w:rPrChange>
          </w:rPr>
          <w:t xml:space="preserve">, </w:t>
        </w:r>
        <w:r w:rsidRPr="00AD2CFD">
          <w:rPr>
            <w:rFonts w:ascii="Calibri" w:hAnsi="Calibri" w:cs="Calibri"/>
            <w:i/>
            <w:iCs/>
            <w:rPrChange w:id="761" w:author="Ines Martins" w:date="2020-08-28T16:17:00Z">
              <w:rPr>
                <w:rFonts w:ascii="Times New Roman" w:hAnsi="Times New Roman" w:cs="Times New Roman"/>
                <w:i/>
                <w:iCs/>
              </w:rPr>
            </w:rPrChange>
          </w:rPr>
          <w:t>1</w:t>
        </w:r>
        <w:r w:rsidRPr="00AD2CFD">
          <w:rPr>
            <w:rFonts w:ascii="Calibri" w:hAnsi="Calibri" w:cs="Calibri"/>
            <w:rPrChange w:id="762" w:author="Ines Martins" w:date="2020-08-28T16:17:00Z">
              <w:rPr>
                <w:rFonts w:ascii="Times New Roman" w:hAnsi="Times New Roman" w:cs="Times New Roman"/>
              </w:rPr>
            </w:rPrChange>
          </w:rPr>
          <w:t>(10), 1416. https://doi.org/10.1038/s41559-017-0273-9</w:t>
        </w:r>
      </w:ins>
    </w:p>
    <w:p w14:paraId="63EA680A" w14:textId="77777777" w:rsidR="00AD2CFD" w:rsidRPr="00AD2CFD" w:rsidRDefault="00AD2CFD">
      <w:pPr>
        <w:pStyle w:val="Bibliography"/>
        <w:rPr>
          <w:ins w:id="763" w:author="Ines Martins" w:date="2020-08-28T16:17:00Z"/>
          <w:rFonts w:ascii="Calibri" w:hAnsi="Calibri" w:cs="Calibri"/>
          <w:rPrChange w:id="764" w:author="Ines Martins" w:date="2020-08-28T16:17:00Z">
            <w:rPr>
              <w:ins w:id="765" w:author="Ines Martins" w:date="2020-08-28T16:17:00Z"/>
              <w:rFonts w:ascii="Times New Roman" w:hAnsi="Times New Roman" w:cs="Times New Roman"/>
            </w:rPr>
          </w:rPrChange>
        </w:rPr>
        <w:pPrChange w:id="766" w:author="Ines Martins" w:date="2020-08-28T16:17:00Z">
          <w:pPr>
            <w:widowControl w:val="0"/>
            <w:autoSpaceDE w:val="0"/>
            <w:autoSpaceDN w:val="0"/>
            <w:adjustRightInd w:val="0"/>
          </w:pPr>
        </w:pPrChange>
      </w:pPr>
      <w:ins w:id="767" w:author="Ines Martins" w:date="2020-08-28T16:17:00Z">
        <w:r w:rsidRPr="00AD2CFD">
          <w:rPr>
            <w:rFonts w:ascii="Calibri" w:hAnsi="Calibri" w:cs="Calibri"/>
            <w:rPrChange w:id="768" w:author="Ines Martins" w:date="2020-08-28T16:17:00Z">
              <w:rPr>
                <w:rFonts w:ascii="Times New Roman" w:hAnsi="Times New Roman" w:cs="Times New Roman"/>
              </w:rPr>
            </w:rPrChange>
          </w:rPr>
          <w:t xml:space="preserve">RStudio Team. (2019). </w:t>
        </w:r>
        <w:r w:rsidRPr="00AD2CFD">
          <w:rPr>
            <w:rFonts w:ascii="Calibri" w:hAnsi="Calibri" w:cs="Calibri"/>
            <w:i/>
            <w:iCs/>
            <w:rPrChange w:id="769" w:author="Ines Martins" w:date="2020-08-28T16:17:00Z">
              <w:rPr>
                <w:rFonts w:ascii="Times New Roman" w:hAnsi="Times New Roman" w:cs="Times New Roman"/>
                <w:i/>
                <w:iCs/>
              </w:rPr>
            </w:rPrChange>
          </w:rPr>
          <w:t>RStudio: Integrated Development for R. RStudio, Inc.</w:t>
        </w:r>
        <w:r w:rsidRPr="00AD2CFD">
          <w:rPr>
            <w:rFonts w:ascii="Calibri" w:hAnsi="Calibri" w:cs="Calibri"/>
            <w:rPrChange w:id="770" w:author="Ines Martins" w:date="2020-08-28T16:17:00Z">
              <w:rPr>
                <w:rFonts w:ascii="Times New Roman" w:hAnsi="Times New Roman" w:cs="Times New Roman"/>
              </w:rPr>
            </w:rPrChange>
          </w:rPr>
          <w:t xml:space="preserve"> http://www.rstudio.com/</w:t>
        </w:r>
      </w:ins>
    </w:p>
    <w:p w14:paraId="32A622BF" w14:textId="77777777" w:rsidR="00AD2CFD" w:rsidRPr="00AD2CFD" w:rsidRDefault="00AD2CFD">
      <w:pPr>
        <w:pStyle w:val="Bibliography"/>
        <w:rPr>
          <w:ins w:id="771" w:author="Ines Martins" w:date="2020-08-28T16:17:00Z"/>
          <w:rFonts w:ascii="Calibri" w:hAnsi="Calibri" w:cs="Calibri"/>
          <w:rPrChange w:id="772" w:author="Ines Martins" w:date="2020-08-28T16:17:00Z">
            <w:rPr>
              <w:ins w:id="773" w:author="Ines Martins" w:date="2020-08-28T16:17:00Z"/>
              <w:rFonts w:ascii="Times New Roman" w:hAnsi="Times New Roman" w:cs="Times New Roman"/>
            </w:rPr>
          </w:rPrChange>
        </w:rPr>
        <w:pPrChange w:id="774" w:author="Ines Martins" w:date="2020-08-28T16:17:00Z">
          <w:pPr>
            <w:widowControl w:val="0"/>
            <w:autoSpaceDE w:val="0"/>
            <w:autoSpaceDN w:val="0"/>
            <w:adjustRightInd w:val="0"/>
          </w:pPr>
        </w:pPrChange>
      </w:pPr>
      <w:ins w:id="775" w:author="Ines Martins" w:date="2020-08-28T16:17:00Z">
        <w:r w:rsidRPr="00AD2CFD">
          <w:rPr>
            <w:rFonts w:ascii="Calibri" w:hAnsi="Calibri" w:cs="Calibri"/>
            <w:rPrChange w:id="776" w:author="Ines Martins" w:date="2020-08-28T16:17:00Z">
              <w:rPr>
                <w:rFonts w:ascii="Times New Roman" w:hAnsi="Times New Roman" w:cs="Times New Roman"/>
              </w:rPr>
            </w:rPrChange>
          </w:rPr>
          <w:lastRenderedPageBreak/>
          <w:t xml:space="preserve">Thuiller, W., Münkemüller, T., Lavergne, S., Mouillot, D., Mouquet, N., Schiffers, K., &amp; Gravel, D. (2013). A road map for integrating eco-evolutionary processes into biodiversity models. </w:t>
        </w:r>
        <w:r w:rsidRPr="00AD2CFD">
          <w:rPr>
            <w:rFonts w:ascii="Calibri" w:hAnsi="Calibri" w:cs="Calibri"/>
            <w:i/>
            <w:iCs/>
            <w:rPrChange w:id="777" w:author="Ines Martins" w:date="2020-08-28T16:17:00Z">
              <w:rPr>
                <w:rFonts w:ascii="Times New Roman" w:hAnsi="Times New Roman" w:cs="Times New Roman"/>
                <w:i/>
                <w:iCs/>
              </w:rPr>
            </w:rPrChange>
          </w:rPr>
          <w:t>Ecology Letters</w:t>
        </w:r>
        <w:r w:rsidRPr="00AD2CFD">
          <w:rPr>
            <w:rFonts w:ascii="Calibri" w:hAnsi="Calibri" w:cs="Calibri"/>
            <w:rPrChange w:id="778" w:author="Ines Martins" w:date="2020-08-28T16:17:00Z">
              <w:rPr>
                <w:rFonts w:ascii="Times New Roman" w:hAnsi="Times New Roman" w:cs="Times New Roman"/>
              </w:rPr>
            </w:rPrChange>
          </w:rPr>
          <w:t xml:space="preserve">, </w:t>
        </w:r>
        <w:r w:rsidRPr="00AD2CFD">
          <w:rPr>
            <w:rFonts w:ascii="Calibri" w:hAnsi="Calibri" w:cs="Calibri"/>
            <w:i/>
            <w:iCs/>
            <w:rPrChange w:id="779" w:author="Ines Martins" w:date="2020-08-28T16:17:00Z">
              <w:rPr>
                <w:rFonts w:ascii="Times New Roman" w:hAnsi="Times New Roman" w:cs="Times New Roman"/>
                <w:i/>
                <w:iCs/>
              </w:rPr>
            </w:rPrChange>
          </w:rPr>
          <w:t>16</w:t>
        </w:r>
        <w:r w:rsidRPr="00AD2CFD">
          <w:rPr>
            <w:rFonts w:ascii="Calibri" w:hAnsi="Calibri" w:cs="Calibri"/>
            <w:rPrChange w:id="780" w:author="Ines Martins" w:date="2020-08-28T16:17:00Z">
              <w:rPr>
                <w:rFonts w:ascii="Times New Roman" w:hAnsi="Times New Roman" w:cs="Times New Roman"/>
              </w:rPr>
            </w:rPrChange>
          </w:rPr>
          <w:t>, 94–105. https://doi.org/10.1111/ele.12104</w:t>
        </w:r>
      </w:ins>
    </w:p>
    <w:p w14:paraId="2A8FCE6F" w14:textId="77777777" w:rsidR="00AD2CFD" w:rsidRPr="00AD2CFD" w:rsidRDefault="00AD2CFD">
      <w:pPr>
        <w:pStyle w:val="Bibliography"/>
        <w:rPr>
          <w:ins w:id="781" w:author="Ines Martins" w:date="2020-08-28T16:17:00Z"/>
          <w:rFonts w:ascii="Calibri" w:hAnsi="Calibri" w:cs="Calibri"/>
          <w:rPrChange w:id="782" w:author="Ines Martins" w:date="2020-08-28T16:17:00Z">
            <w:rPr>
              <w:ins w:id="783" w:author="Ines Martins" w:date="2020-08-28T16:17:00Z"/>
              <w:rFonts w:ascii="Times New Roman" w:hAnsi="Times New Roman" w:cs="Times New Roman"/>
            </w:rPr>
          </w:rPrChange>
        </w:rPr>
        <w:pPrChange w:id="784" w:author="Ines Martins" w:date="2020-08-28T16:17:00Z">
          <w:pPr>
            <w:widowControl w:val="0"/>
            <w:autoSpaceDE w:val="0"/>
            <w:autoSpaceDN w:val="0"/>
            <w:adjustRightInd w:val="0"/>
          </w:pPr>
        </w:pPrChange>
      </w:pPr>
      <w:ins w:id="785" w:author="Ines Martins" w:date="2020-08-28T16:17:00Z">
        <w:r w:rsidRPr="00AD2CFD">
          <w:rPr>
            <w:rFonts w:ascii="Calibri" w:hAnsi="Calibri" w:cs="Calibri"/>
            <w:rPrChange w:id="786" w:author="Ines Martins" w:date="2020-08-28T16:17:00Z">
              <w:rPr>
                <w:rFonts w:ascii="Times New Roman" w:hAnsi="Times New Roman" w:cs="Times New Roman"/>
              </w:rPr>
            </w:rPrChange>
          </w:rPr>
          <w:t xml:space="preserve">Tilman, D., Isbell, F., &amp; Cowles, J. M. (2014). Biodiversity and Ecosystem Functioning. </w:t>
        </w:r>
        <w:r w:rsidRPr="00AD2CFD">
          <w:rPr>
            <w:rFonts w:ascii="Calibri" w:hAnsi="Calibri" w:cs="Calibri"/>
            <w:i/>
            <w:iCs/>
            <w:rPrChange w:id="787" w:author="Ines Martins" w:date="2020-08-28T16:17:00Z">
              <w:rPr>
                <w:rFonts w:ascii="Times New Roman" w:hAnsi="Times New Roman" w:cs="Times New Roman"/>
                <w:i/>
                <w:iCs/>
              </w:rPr>
            </w:rPrChange>
          </w:rPr>
          <w:t>Annual Review of Ecology, Evolution, and Systematics</w:t>
        </w:r>
        <w:r w:rsidRPr="00AD2CFD">
          <w:rPr>
            <w:rFonts w:ascii="Calibri" w:hAnsi="Calibri" w:cs="Calibri"/>
            <w:rPrChange w:id="788" w:author="Ines Martins" w:date="2020-08-28T16:17:00Z">
              <w:rPr>
                <w:rFonts w:ascii="Times New Roman" w:hAnsi="Times New Roman" w:cs="Times New Roman"/>
              </w:rPr>
            </w:rPrChange>
          </w:rPr>
          <w:t xml:space="preserve">, </w:t>
        </w:r>
        <w:r w:rsidRPr="00AD2CFD">
          <w:rPr>
            <w:rFonts w:ascii="Calibri" w:hAnsi="Calibri" w:cs="Calibri"/>
            <w:i/>
            <w:iCs/>
            <w:rPrChange w:id="789" w:author="Ines Martins" w:date="2020-08-28T16:17:00Z">
              <w:rPr>
                <w:rFonts w:ascii="Times New Roman" w:hAnsi="Times New Roman" w:cs="Times New Roman"/>
                <w:i/>
                <w:iCs/>
              </w:rPr>
            </w:rPrChange>
          </w:rPr>
          <w:t>45</w:t>
        </w:r>
        <w:r w:rsidRPr="00AD2CFD">
          <w:rPr>
            <w:rFonts w:ascii="Calibri" w:hAnsi="Calibri" w:cs="Calibri"/>
            <w:rPrChange w:id="790" w:author="Ines Martins" w:date="2020-08-28T16:17:00Z">
              <w:rPr>
                <w:rFonts w:ascii="Times New Roman" w:hAnsi="Times New Roman" w:cs="Times New Roman"/>
              </w:rPr>
            </w:rPrChange>
          </w:rPr>
          <w:t>(1), 471–493. https://doi.org/10.1146/annurev-ecolsys-120213-091917</w:t>
        </w:r>
      </w:ins>
    </w:p>
    <w:p w14:paraId="69EF3204" w14:textId="77777777" w:rsidR="00AD2CFD" w:rsidRPr="00AD2CFD" w:rsidRDefault="00AD2CFD">
      <w:pPr>
        <w:pStyle w:val="Bibliography"/>
        <w:rPr>
          <w:ins w:id="791" w:author="Ines Martins" w:date="2020-08-28T16:17:00Z"/>
          <w:rFonts w:ascii="Calibri" w:hAnsi="Calibri" w:cs="Calibri"/>
          <w:rPrChange w:id="792" w:author="Ines Martins" w:date="2020-08-28T16:17:00Z">
            <w:rPr>
              <w:ins w:id="793" w:author="Ines Martins" w:date="2020-08-28T16:17:00Z"/>
              <w:rFonts w:ascii="Times New Roman" w:hAnsi="Times New Roman" w:cs="Times New Roman"/>
            </w:rPr>
          </w:rPrChange>
        </w:rPr>
        <w:pPrChange w:id="794" w:author="Ines Martins" w:date="2020-08-28T16:17:00Z">
          <w:pPr>
            <w:widowControl w:val="0"/>
            <w:autoSpaceDE w:val="0"/>
            <w:autoSpaceDN w:val="0"/>
            <w:adjustRightInd w:val="0"/>
          </w:pPr>
        </w:pPrChange>
      </w:pPr>
      <w:ins w:id="795" w:author="Ines Martins" w:date="2020-08-28T16:17:00Z">
        <w:r w:rsidRPr="00AD2CFD">
          <w:rPr>
            <w:rFonts w:ascii="Calibri" w:hAnsi="Calibri" w:cs="Calibri"/>
            <w:rPrChange w:id="796" w:author="Ines Martins" w:date="2020-08-28T16:17:00Z">
              <w:rPr>
                <w:rFonts w:ascii="Times New Roman" w:hAnsi="Times New Roman" w:cs="Times New Roman"/>
              </w:rPr>
            </w:rPrChange>
          </w:rPr>
          <w:t xml:space="preserve">Titeux, N., Henle, K., Mihoub, J.-B., Regos, A., Geijzendorffer, I. R., Cramer, W., Verburg, P. H., &amp; Brotons, L. (2016). Biodiversity scenarios neglect future land-use changes. </w:t>
        </w:r>
        <w:r w:rsidRPr="00AD2CFD">
          <w:rPr>
            <w:rFonts w:ascii="Calibri" w:hAnsi="Calibri" w:cs="Calibri"/>
            <w:i/>
            <w:iCs/>
            <w:rPrChange w:id="797" w:author="Ines Martins" w:date="2020-08-28T16:17:00Z">
              <w:rPr>
                <w:rFonts w:ascii="Times New Roman" w:hAnsi="Times New Roman" w:cs="Times New Roman"/>
                <w:i/>
                <w:iCs/>
              </w:rPr>
            </w:rPrChange>
          </w:rPr>
          <w:t>Global Change Biology</w:t>
        </w:r>
        <w:r w:rsidRPr="00AD2CFD">
          <w:rPr>
            <w:rFonts w:ascii="Calibri" w:hAnsi="Calibri" w:cs="Calibri"/>
            <w:rPrChange w:id="798" w:author="Ines Martins" w:date="2020-08-28T16:17:00Z">
              <w:rPr>
                <w:rFonts w:ascii="Times New Roman" w:hAnsi="Times New Roman" w:cs="Times New Roman"/>
              </w:rPr>
            </w:rPrChange>
          </w:rPr>
          <w:t xml:space="preserve">, </w:t>
        </w:r>
        <w:r w:rsidRPr="00AD2CFD">
          <w:rPr>
            <w:rFonts w:ascii="Calibri" w:hAnsi="Calibri" w:cs="Calibri"/>
            <w:i/>
            <w:iCs/>
            <w:rPrChange w:id="799" w:author="Ines Martins" w:date="2020-08-28T16:17:00Z">
              <w:rPr>
                <w:rFonts w:ascii="Times New Roman" w:hAnsi="Times New Roman" w:cs="Times New Roman"/>
                <w:i/>
                <w:iCs/>
              </w:rPr>
            </w:rPrChange>
          </w:rPr>
          <w:t>22</w:t>
        </w:r>
        <w:r w:rsidRPr="00AD2CFD">
          <w:rPr>
            <w:rFonts w:ascii="Calibri" w:hAnsi="Calibri" w:cs="Calibri"/>
            <w:rPrChange w:id="800" w:author="Ines Martins" w:date="2020-08-28T16:17:00Z">
              <w:rPr>
                <w:rFonts w:ascii="Times New Roman" w:hAnsi="Times New Roman" w:cs="Times New Roman"/>
              </w:rPr>
            </w:rPrChange>
          </w:rPr>
          <w:t>(7), 2505–2515. https://doi.org/10.1111/gcb.13272</w:t>
        </w:r>
      </w:ins>
    </w:p>
    <w:p w14:paraId="185EBE6A" w14:textId="77777777" w:rsidR="00AD2CFD" w:rsidRPr="00AD2CFD" w:rsidRDefault="00AD2CFD">
      <w:pPr>
        <w:pStyle w:val="Bibliography"/>
        <w:rPr>
          <w:ins w:id="801" w:author="Ines Martins" w:date="2020-08-28T16:17:00Z"/>
          <w:rFonts w:ascii="Calibri" w:hAnsi="Calibri" w:cs="Calibri"/>
          <w:rPrChange w:id="802" w:author="Ines Martins" w:date="2020-08-28T16:17:00Z">
            <w:rPr>
              <w:ins w:id="803" w:author="Ines Martins" w:date="2020-08-28T16:17:00Z"/>
              <w:rFonts w:ascii="Times New Roman" w:hAnsi="Times New Roman" w:cs="Times New Roman"/>
            </w:rPr>
          </w:rPrChange>
        </w:rPr>
        <w:pPrChange w:id="804" w:author="Ines Martins" w:date="2020-08-28T16:17:00Z">
          <w:pPr>
            <w:widowControl w:val="0"/>
            <w:autoSpaceDE w:val="0"/>
            <w:autoSpaceDN w:val="0"/>
            <w:adjustRightInd w:val="0"/>
          </w:pPr>
        </w:pPrChange>
      </w:pPr>
      <w:ins w:id="805" w:author="Ines Martins" w:date="2020-08-28T16:17:00Z">
        <w:r w:rsidRPr="00AD2CFD">
          <w:rPr>
            <w:rFonts w:ascii="Calibri" w:hAnsi="Calibri" w:cs="Calibri"/>
            <w:rPrChange w:id="806" w:author="Ines Martins" w:date="2020-08-28T16:17:00Z">
              <w:rPr>
                <w:rFonts w:ascii="Times New Roman" w:hAnsi="Times New Roman" w:cs="Times New Roman"/>
              </w:rPr>
            </w:rPrChange>
          </w:rPr>
          <w:t xml:space="preserve">UN General Assembly. (2015). </w:t>
        </w:r>
        <w:r w:rsidRPr="00AD2CFD">
          <w:rPr>
            <w:rFonts w:ascii="Calibri" w:hAnsi="Calibri" w:cs="Calibri"/>
            <w:i/>
            <w:iCs/>
            <w:rPrChange w:id="807" w:author="Ines Martins" w:date="2020-08-28T16:17:00Z">
              <w:rPr>
                <w:rFonts w:ascii="Times New Roman" w:hAnsi="Times New Roman" w:cs="Times New Roman"/>
                <w:i/>
                <w:iCs/>
              </w:rPr>
            </w:rPrChange>
          </w:rPr>
          <w:t>Transforming our world: The 2030 agenda for sustainable development</w:t>
        </w:r>
        <w:r w:rsidRPr="00AD2CFD">
          <w:rPr>
            <w:rFonts w:ascii="Calibri" w:hAnsi="Calibri" w:cs="Calibri"/>
            <w:rPrChange w:id="808" w:author="Ines Martins" w:date="2020-08-28T16:17:00Z">
              <w:rPr>
                <w:rFonts w:ascii="Times New Roman" w:hAnsi="Times New Roman" w:cs="Times New Roman"/>
              </w:rPr>
            </w:rPrChange>
          </w:rPr>
          <w:t>. http://www.refworld.org/docid/57b6e3e44.html</w:t>
        </w:r>
      </w:ins>
    </w:p>
    <w:p w14:paraId="05BB9EC3" w14:textId="77777777" w:rsidR="00AD2CFD" w:rsidRPr="00AD2CFD" w:rsidRDefault="00AD2CFD">
      <w:pPr>
        <w:pStyle w:val="Bibliography"/>
        <w:rPr>
          <w:ins w:id="809" w:author="Ines Martins" w:date="2020-08-28T16:17:00Z"/>
          <w:rFonts w:ascii="Calibri" w:hAnsi="Calibri" w:cs="Calibri"/>
          <w:rPrChange w:id="810" w:author="Ines Martins" w:date="2020-08-28T16:17:00Z">
            <w:rPr>
              <w:ins w:id="811" w:author="Ines Martins" w:date="2020-08-28T16:17:00Z"/>
              <w:rFonts w:ascii="Times New Roman" w:hAnsi="Times New Roman" w:cs="Times New Roman"/>
            </w:rPr>
          </w:rPrChange>
        </w:rPr>
        <w:pPrChange w:id="812" w:author="Ines Martins" w:date="2020-08-28T16:17:00Z">
          <w:pPr>
            <w:widowControl w:val="0"/>
            <w:autoSpaceDE w:val="0"/>
            <w:autoSpaceDN w:val="0"/>
            <w:adjustRightInd w:val="0"/>
          </w:pPr>
        </w:pPrChange>
      </w:pPr>
      <w:ins w:id="813" w:author="Ines Martins" w:date="2020-08-28T16:17:00Z">
        <w:r w:rsidRPr="00AD2CFD">
          <w:rPr>
            <w:rFonts w:ascii="Calibri" w:hAnsi="Calibri" w:cs="Calibri"/>
            <w:rPrChange w:id="814" w:author="Ines Martins" w:date="2020-08-28T16:17:00Z">
              <w:rPr>
                <w:rFonts w:ascii="Times New Roman" w:hAnsi="Times New Roman" w:cs="Times New Roman"/>
              </w:rPr>
            </w:rPrChange>
          </w:rPr>
          <w:t xml:space="preserve">van Vuuren, D. P., Sala, O. E., &amp; Pereira, H. M. (2006). The future of vascular plant diversity under four global scenarios. </w:t>
        </w:r>
        <w:r w:rsidRPr="00AD2CFD">
          <w:rPr>
            <w:rFonts w:ascii="Calibri" w:hAnsi="Calibri" w:cs="Calibri"/>
            <w:i/>
            <w:iCs/>
            <w:rPrChange w:id="815" w:author="Ines Martins" w:date="2020-08-28T16:17:00Z">
              <w:rPr>
                <w:rFonts w:ascii="Times New Roman" w:hAnsi="Times New Roman" w:cs="Times New Roman"/>
                <w:i/>
                <w:iCs/>
              </w:rPr>
            </w:rPrChange>
          </w:rPr>
          <w:t>Ecology and Society</w:t>
        </w:r>
        <w:r w:rsidRPr="00AD2CFD">
          <w:rPr>
            <w:rFonts w:ascii="Calibri" w:hAnsi="Calibri" w:cs="Calibri"/>
            <w:rPrChange w:id="816" w:author="Ines Martins" w:date="2020-08-28T16:17:00Z">
              <w:rPr>
                <w:rFonts w:ascii="Times New Roman" w:hAnsi="Times New Roman" w:cs="Times New Roman"/>
              </w:rPr>
            </w:rPrChange>
          </w:rPr>
          <w:t xml:space="preserve">, </w:t>
        </w:r>
        <w:r w:rsidRPr="00AD2CFD">
          <w:rPr>
            <w:rFonts w:ascii="Calibri" w:hAnsi="Calibri" w:cs="Calibri"/>
            <w:i/>
            <w:iCs/>
            <w:rPrChange w:id="817" w:author="Ines Martins" w:date="2020-08-28T16:17:00Z">
              <w:rPr>
                <w:rFonts w:ascii="Times New Roman" w:hAnsi="Times New Roman" w:cs="Times New Roman"/>
                <w:i/>
                <w:iCs/>
              </w:rPr>
            </w:rPrChange>
          </w:rPr>
          <w:t>11</w:t>
        </w:r>
        <w:r w:rsidRPr="00AD2CFD">
          <w:rPr>
            <w:rFonts w:ascii="Calibri" w:hAnsi="Calibri" w:cs="Calibri"/>
            <w:rPrChange w:id="818" w:author="Ines Martins" w:date="2020-08-28T16:17:00Z">
              <w:rPr>
                <w:rFonts w:ascii="Times New Roman" w:hAnsi="Times New Roman" w:cs="Times New Roman"/>
              </w:rPr>
            </w:rPrChange>
          </w:rPr>
          <w:t>(2), 25.</w:t>
        </w:r>
      </w:ins>
    </w:p>
    <w:p w14:paraId="09C63F70" w14:textId="77777777" w:rsidR="00AD2CFD" w:rsidRPr="00AD2CFD" w:rsidRDefault="00AD2CFD">
      <w:pPr>
        <w:pStyle w:val="Bibliography"/>
        <w:rPr>
          <w:ins w:id="819" w:author="Ines Martins" w:date="2020-08-28T16:17:00Z"/>
          <w:rFonts w:ascii="Calibri" w:hAnsi="Calibri" w:cs="Calibri"/>
          <w:rPrChange w:id="820" w:author="Ines Martins" w:date="2020-08-28T16:17:00Z">
            <w:rPr>
              <w:ins w:id="821" w:author="Ines Martins" w:date="2020-08-28T16:17:00Z"/>
              <w:rFonts w:ascii="Times New Roman" w:hAnsi="Times New Roman" w:cs="Times New Roman"/>
            </w:rPr>
          </w:rPrChange>
        </w:rPr>
        <w:pPrChange w:id="822" w:author="Ines Martins" w:date="2020-08-28T16:17:00Z">
          <w:pPr>
            <w:widowControl w:val="0"/>
            <w:autoSpaceDE w:val="0"/>
            <w:autoSpaceDN w:val="0"/>
            <w:adjustRightInd w:val="0"/>
          </w:pPr>
        </w:pPrChange>
      </w:pPr>
      <w:ins w:id="823" w:author="Ines Martins" w:date="2020-08-28T16:17:00Z">
        <w:r w:rsidRPr="00AD2CFD">
          <w:rPr>
            <w:rFonts w:ascii="Calibri" w:hAnsi="Calibri" w:cs="Calibri"/>
            <w:rPrChange w:id="824" w:author="Ines Martins" w:date="2020-08-28T16:17:00Z">
              <w:rPr>
                <w:rFonts w:ascii="Times New Roman" w:hAnsi="Times New Roman" w:cs="Times New Roman"/>
              </w:rPr>
            </w:rPrChange>
          </w:rPr>
          <w:t xml:space="preserve">van Vuuren, Detlef P., Kok, M. T. J., Girod, B., Lucas, P. L., &amp; de Vries, B. (2012). Scenarios in Global Environmental Assessments: Key characteristics and lessons for future use. </w:t>
        </w:r>
        <w:r w:rsidRPr="00AD2CFD">
          <w:rPr>
            <w:rFonts w:ascii="Calibri" w:hAnsi="Calibri" w:cs="Calibri"/>
            <w:i/>
            <w:iCs/>
            <w:rPrChange w:id="825" w:author="Ines Martins" w:date="2020-08-28T16:17:00Z">
              <w:rPr>
                <w:rFonts w:ascii="Times New Roman" w:hAnsi="Times New Roman" w:cs="Times New Roman"/>
                <w:i/>
                <w:iCs/>
              </w:rPr>
            </w:rPrChange>
          </w:rPr>
          <w:t>Global Environmental Change</w:t>
        </w:r>
        <w:r w:rsidRPr="00AD2CFD">
          <w:rPr>
            <w:rFonts w:ascii="Calibri" w:hAnsi="Calibri" w:cs="Calibri"/>
            <w:rPrChange w:id="826" w:author="Ines Martins" w:date="2020-08-28T16:17:00Z">
              <w:rPr>
                <w:rFonts w:ascii="Times New Roman" w:hAnsi="Times New Roman" w:cs="Times New Roman"/>
              </w:rPr>
            </w:rPrChange>
          </w:rPr>
          <w:t xml:space="preserve">, </w:t>
        </w:r>
        <w:r w:rsidRPr="00AD2CFD">
          <w:rPr>
            <w:rFonts w:ascii="Calibri" w:hAnsi="Calibri" w:cs="Calibri"/>
            <w:i/>
            <w:iCs/>
            <w:rPrChange w:id="827" w:author="Ines Martins" w:date="2020-08-28T16:17:00Z">
              <w:rPr>
                <w:rFonts w:ascii="Times New Roman" w:hAnsi="Times New Roman" w:cs="Times New Roman"/>
                <w:i/>
                <w:iCs/>
              </w:rPr>
            </w:rPrChange>
          </w:rPr>
          <w:t>22</w:t>
        </w:r>
        <w:r w:rsidRPr="00AD2CFD">
          <w:rPr>
            <w:rFonts w:ascii="Calibri" w:hAnsi="Calibri" w:cs="Calibri"/>
            <w:rPrChange w:id="828" w:author="Ines Martins" w:date="2020-08-28T16:17:00Z">
              <w:rPr>
                <w:rFonts w:ascii="Times New Roman" w:hAnsi="Times New Roman" w:cs="Times New Roman"/>
              </w:rPr>
            </w:rPrChange>
          </w:rPr>
          <w:t>(4), 884–895. https://doi.org/10.1016/j.gloenvcha.2012.06.001</w:t>
        </w:r>
      </w:ins>
    </w:p>
    <w:p w14:paraId="157C5FB1" w14:textId="77777777" w:rsidR="00AD2CFD" w:rsidRPr="00AD2CFD" w:rsidRDefault="00AD2CFD">
      <w:pPr>
        <w:pStyle w:val="Bibliography"/>
        <w:rPr>
          <w:ins w:id="829" w:author="Ines Martins" w:date="2020-08-28T16:17:00Z"/>
          <w:rFonts w:ascii="Calibri" w:hAnsi="Calibri" w:cs="Calibri"/>
          <w:rPrChange w:id="830" w:author="Ines Martins" w:date="2020-08-28T16:17:00Z">
            <w:rPr>
              <w:ins w:id="831" w:author="Ines Martins" w:date="2020-08-28T16:17:00Z"/>
              <w:rFonts w:ascii="Times New Roman" w:hAnsi="Times New Roman" w:cs="Times New Roman"/>
            </w:rPr>
          </w:rPrChange>
        </w:rPr>
        <w:pPrChange w:id="832" w:author="Ines Martins" w:date="2020-08-28T16:17:00Z">
          <w:pPr>
            <w:widowControl w:val="0"/>
            <w:autoSpaceDE w:val="0"/>
            <w:autoSpaceDN w:val="0"/>
            <w:adjustRightInd w:val="0"/>
          </w:pPr>
        </w:pPrChange>
      </w:pPr>
      <w:ins w:id="833" w:author="Ines Martins" w:date="2020-08-28T16:17:00Z">
        <w:r w:rsidRPr="00AD2CFD">
          <w:rPr>
            <w:rFonts w:ascii="Calibri" w:hAnsi="Calibri" w:cs="Calibri"/>
            <w:rPrChange w:id="834" w:author="Ines Martins" w:date="2020-08-28T16:17:00Z">
              <w:rPr>
                <w:rFonts w:ascii="Times New Roman" w:hAnsi="Times New Roman" w:cs="Times New Roman"/>
              </w:rPr>
            </w:rPrChange>
          </w:rPr>
          <w:t xml:space="preserve">Vellend, M., Baeten, L., Myers-Smith, I. H., Elmendorf, S. C., Beausejour, R., Brown, C. D., De Frenne, P., Verheyen, K., &amp; Wipf, S. (2013). Global meta-analysis reveals no net change in local-scale plant biodiversity over time. </w:t>
        </w:r>
        <w:r w:rsidRPr="00AD2CFD">
          <w:rPr>
            <w:rFonts w:ascii="Calibri" w:hAnsi="Calibri" w:cs="Calibri"/>
            <w:i/>
            <w:iCs/>
            <w:rPrChange w:id="835" w:author="Ines Martins" w:date="2020-08-28T16:17:00Z">
              <w:rPr>
                <w:rFonts w:ascii="Times New Roman" w:hAnsi="Times New Roman" w:cs="Times New Roman"/>
                <w:i/>
                <w:iCs/>
              </w:rPr>
            </w:rPrChange>
          </w:rPr>
          <w:t>Proceedings of the National Academy of Sciences</w:t>
        </w:r>
        <w:r w:rsidRPr="00AD2CFD">
          <w:rPr>
            <w:rFonts w:ascii="Calibri" w:hAnsi="Calibri" w:cs="Calibri"/>
            <w:rPrChange w:id="836" w:author="Ines Martins" w:date="2020-08-28T16:17:00Z">
              <w:rPr>
                <w:rFonts w:ascii="Times New Roman" w:hAnsi="Times New Roman" w:cs="Times New Roman"/>
              </w:rPr>
            </w:rPrChange>
          </w:rPr>
          <w:t xml:space="preserve">, </w:t>
        </w:r>
        <w:r w:rsidRPr="00AD2CFD">
          <w:rPr>
            <w:rFonts w:ascii="Calibri" w:hAnsi="Calibri" w:cs="Calibri"/>
            <w:i/>
            <w:iCs/>
            <w:rPrChange w:id="837" w:author="Ines Martins" w:date="2020-08-28T16:17:00Z">
              <w:rPr>
                <w:rFonts w:ascii="Times New Roman" w:hAnsi="Times New Roman" w:cs="Times New Roman"/>
                <w:i/>
                <w:iCs/>
              </w:rPr>
            </w:rPrChange>
          </w:rPr>
          <w:t>110</w:t>
        </w:r>
        <w:r w:rsidRPr="00AD2CFD">
          <w:rPr>
            <w:rFonts w:ascii="Calibri" w:hAnsi="Calibri" w:cs="Calibri"/>
            <w:rPrChange w:id="838" w:author="Ines Martins" w:date="2020-08-28T16:17:00Z">
              <w:rPr>
                <w:rFonts w:ascii="Times New Roman" w:hAnsi="Times New Roman" w:cs="Times New Roman"/>
              </w:rPr>
            </w:rPrChange>
          </w:rPr>
          <w:t>(48), 19456–19459. https://doi.org/10.1073/pnas.1312779110</w:t>
        </w:r>
      </w:ins>
    </w:p>
    <w:p w14:paraId="5F6FBF06" w14:textId="77777777" w:rsidR="00AD2CFD" w:rsidRPr="00AD2CFD" w:rsidRDefault="00AD2CFD">
      <w:pPr>
        <w:pStyle w:val="Bibliography"/>
        <w:rPr>
          <w:ins w:id="839" w:author="Ines Martins" w:date="2020-08-28T16:17:00Z"/>
          <w:rFonts w:ascii="Calibri" w:hAnsi="Calibri" w:cs="Calibri"/>
          <w:rPrChange w:id="840" w:author="Ines Martins" w:date="2020-08-28T16:17:00Z">
            <w:rPr>
              <w:ins w:id="841" w:author="Ines Martins" w:date="2020-08-28T16:17:00Z"/>
              <w:rFonts w:ascii="Times New Roman" w:hAnsi="Times New Roman" w:cs="Times New Roman"/>
            </w:rPr>
          </w:rPrChange>
        </w:rPr>
        <w:pPrChange w:id="842" w:author="Ines Martins" w:date="2020-08-28T16:17:00Z">
          <w:pPr>
            <w:widowControl w:val="0"/>
            <w:autoSpaceDE w:val="0"/>
            <w:autoSpaceDN w:val="0"/>
            <w:adjustRightInd w:val="0"/>
          </w:pPr>
        </w:pPrChange>
      </w:pPr>
      <w:ins w:id="843" w:author="Ines Martins" w:date="2020-08-28T16:17:00Z">
        <w:r w:rsidRPr="00AD2CFD">
          <w:rPr>
            <w:rFonts w:ascii="Calibri" w:hAnsi="Calibri" w:cs="Calibri"/>
            <w:rPrChange w:id="844" w:author="Ines Martins" w:date="2020-08-28T16:17:00Z">
              <w:rPr>
                <w:rFonts w:ascii="Times New Roman" w:hAnsi="Times New Roman" w:cs="Times New Roman"/>
              </w:rPr>
            </w:rPrChange>
          </w:rPr>
          <w:t xml:space="preserve">Vellend, Mark, Baeten, L., Myers-Smith, I. H., Elmendorf, S. C., Beauséjour, R., Brown, C. D., Frenne, P. D., Verheyen, K., &amp; Wipf, S. (2013). Global meta-analysis reveals no net </w:t>
        </w:r>
        <w:r w:rsidRPr="00AD2CFD">
          <w:rPr>
            <w:rFonts w:ascii="Calibri" w:hAnsi="Calibri" w:cs="Calibri"/>
            <w:rPrChange w:id="845" w:author="Ines Martins" w:date="2020-08-28T16:17:00Z">
              <w:rPr>
                <w:rFonts w:ascii="Times New Roman" w:hAnsi="Times New Roman" w:cs="Times New Roman"/>
              </w:rPr>
            </w:rPrChange>
          </w:rPr>
          <w:lastRenderedPageBreak/>
          <w:t xml:space="preserve">change in local-scale plant biodiversity over time. </w:t>
        </w:r>
        <w:r w:rsidRPr="00AD2CFD">
          <w:rPr>
            <w:rFonts w:ascii="Calibri" w:hAnsi="Calibri" w:cs="Calibri"/>
            <w:i/>
            <w:iCs/>
            <w:rPrChange w:id="846" w:author="Ines Martins" w:date="2020-08-28T16:17:00Z">
              <w:rPr>
                <w:rFonts w:ascii="Times New Roman" w:hAnsi="Times New Roman" w:cs="Times New Roman"/>
                <w:i/>
                <w:iCs/>
              </w:rPr>
            </w:rPrChange>
          </w:rPr>
          <w:t>Proceedings of the National Academy of Sciences</w:t>
        </w:r>
        <w:r w:rsidRPr="00AD2CFD">
          <w:rPr>
            <w:rFonts w:ascii="Calibri" w:hAnsi="Calibri" w:cs="Calibri"/>
            <w:rPrChange w:id="847" w:author="Ines Martins" w:date="2020-08-28T16:17:00Z">
              <w:rPr>
                <w:rFonts w:ascii="Times New Roman" w:hAnsi="Times New Roman" w:cs="Times New Roman"/>
              </w:rPr>
            </w:rPrChange>
          </w:rPr>
          <w:t xml:space="preserve">, </w:t>
        </w:r>
        <w:r w:rsidRPr="00AD2CFD">
          <w:rPr>
            <w:rFonts w:ascii="Calibri" w:hAnsi="Calibri" w:cs="Calibri"/>
            <w:i/>
            <w:iCs/>
            <w:rPrChange w:id="848" w:author="Ines Martins" w:date="2020-08-28T16:17:00Z">
              <w:rPr>
                <w:rFonts w:ascii="Times New Roman" w:hAnsi="Times New Roman" w:cs="Times New Roman"/>
                <w:i/>
                <w:iCs/>
              </w:rPr>
            </w:rPrChange>
          </w:rPr>
          <w:t>110</w:t>
        </w:r>
        <w:r w:rsidRPr="00AD2CFD">
          <w:rPr>
            <w:rFonts w:ascii="Calibri" w:hAnsi="Calibri" w:cs="Calibri"/>
            <w:rPrChange w:id="849" w:author="Ines Martins" w:date="2020-08-28T16:17:00Z">
              <w:rPr>
                <w:rFonts w:ascii="Times New Roman" w:hAnsi="Times New Roman" w:cs="Times New Roman"/>
              </w:rPr>
            </w:rPrChange>
          </w:rPr>
          <w:t>, 19456–19459. https://doi.org/10.1073/pnas.1312779110</w:t>
        </w:r>
      </w:ins>
    </w:p>
    <w:p w14:paraId="5E463F7A" w14:textId="5D002C15" w:rsidR="00EE4608" w:rsidRDefault="008364F7" w:rsidP="004426C1">
      <w:del w:id="850" w:author="Ines Martins" w:date="2020-08-28T14:42:00Z">
        <w:r w:rsidRPr="00AD2CFD" w:rsidDel="008364F7">
          <w:rPr>
            <w:rPrChange w:id="851" w:author="Ines Martins" w:date="2020-08-28T16:16:00Z">
              <w:rPr>
                <w:rFonts w:ascii="Calibri" w:hAnsi="Calibri" w:cs="Calibri"/>
              </w:rPr>
            </w:rPrChange>
          </w:rPr>
          <w:delText>Automatic citation updates are disabled. To see the bibliography, click Refresh in the Zotero tab.</w:delText>
        </w:r>
      </w:del>
      <w:r w:rsidR="004426C1">
        <w:rPr>
          <w:rFonts w:cstheme="minorHAnsi"/>
          <w:bCs/>
          <w:color w:val="000000" w:themeColor="text1"/>
        </w:rPr>
        <w:fldChar w:fldCharType="end"/>
      </w:r>
    </w:p>
    <w:sectPr w:rsidR="00EE4608" w:rsidSect="00703C12">
      <w:footerReference w:type="default" r:id="rId13"/>
      <w:pgSz w:w="11900" w:h="16840"/>
      <w:pgMar w:top="1417" w:right="1417" w:bottom="1134"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4" w:author="Ines Martins" w:date="2021-03-24T11:09:00Z" w:initials="IM">
    <w:p w14:paraId="2ABEA2BD" w14:textId="0F74AC6C" w:rsidR="00B748BD" w:rsidRDefault="00B748BD">
      <w:pPr>
        <w:pStyle w:val="CommentText"/>
      </w:pPr>
      <w:r>
        <w:rPr>
          <w:rStyle w:val="CommentReference"/>
        </w:rPr>
        <w:annotationRef/>
      </w:r>
      <w:r>
        <w:rPr>
          <w:rFonts w:cs="Times New Roman"/>
          <w:color w:val="000000" w:themeColor="text1"/>
        </w:rPr>
        <w:t xml:space="preserve">I have removed the following text in case you feel some of it should go back: ”When analyzing our results for different regions of the world, we found that </w:t>
      </w:r>
      <w:r w:rsidRPr="00790D89">
        <w:rPr>
          <w:rFonts w:cs="Times New Roman"/>
          <w:color w:val="000000" w:themeColor="text1"/>
        </w:rPr>
        <w:t xml:space="preserve">African regions </w:t>
      </w:r>
      <w:r>
        <w:rPr>
          <w:rFonts w:cs="Times New Roman"/>
          <w:color w:val="000000" w:themeColor="text1"/>
        </w:rPr>
        <w:t>are</w:t>
      </w:r>
      <w:r w:rsidRPr="00790D89">
        <w:rPr>
          <w:rFonts w:cs="Times New Roman"/>
          <w:color w:val="000000" w:themeColor="text1"/>
        </w:rPr>
        <w:t xml:space="preserve"> expected to </w:t>
      </w:r>
      <w:r>
        <w:rPr>
          <w:rFonts w:cs="Times New Roman"/>
          <w:color w:val="000000" w:themeColor="text1"/>
        </w:rPr>
        <w:t>experience</w:t>
      </w:r>
      <w:r w:rsidRPr="00790D89">
        <w:rPr>
          <w:rFonts w:cs="Times New Roman"/>
          <w:color w:val="000000" w:themeColor="text1"/>
        </w:rPr>
        <w:t xml:space="preserve"> some of the highest impacts </w:t>
      </w:r>
      <w:r>
        <w:rPr>
          <w:rFonts w:cs="Times New Roman"/>
          <w:color w:val="000000" w:themeColor="text1"/>
        </w:rPr>
        <w:t xml:space="preserve">from the land use change </w:t>
      </w:r>
      <w:r w:rsidRPr="00790D89">
        <w:rPr>
          <w:rFonts w:cs="Times New Roman"/>
          <w:color w:val="000000" w:themeColor="text1"/>
        </w:rPr>
        <w:t>in</w:t>
      </w:r>
      <w:r>
        <w:rPr>
          <w:rFonts w:cs="Times New Roman"/>
          <w:color w:val="000000" w:themeColor="text1"/>
        </w:rPr>
        <w:t xml:space="preserve"> </w:t>
      </w:r>
      <w:r w:rsidRPr="00790D89">
        <w:rPr>
          <w:rFonts w:cs="Times New Roman"/>
          <w:color w:val="000000" w:themeColor="text1"/>
        </w:rPr>
        <w:t>the future (accompanied by high species turnover), while</w:t>
      </w:r>
      <w:r>
        <w:rPr>
          <w:rFonts w:cs="Times New Roman"/>
          <w:color w:val="000000" w:themeColor="text1"/>
        </w:rPr>
        <w:t xml:space="preserve"> the decline in bird</w:t>
      </w:r>
      <w:r w:rsidRPr="00790D89">
        <w:rPr>
          <w:rFonts w:cs="Times New Roman"/>
          <w:color w:val="000000" w:themeColor="text1"/>
        </w:rPr>
        <w:t xml:space="preserve"> diversity in North-America and Eastern Europe </w:t>
      </w:r>
      <w:r>
        <w:rPr>
          <w:rFonts w:cs="Times New Roman"/>
          <w:color w:val="000000" w:themeColor="text1"/>
        </w:rPr>
        <w:t>are</w:t>
      </w:r>
      <w:r w:rsidRPr="00790D89">
        <w:rPr>
          <w:rFonts w:cs="Times New Roman"/>
          <w:color w:val="000000" w:themeColor="text1"/>
        </w:rPr>
        <w:t xml:space="preserve"> projected to slow down</w:t>
      </w:r>
      <w:r>
        <w:rPr>
          <w:rStyle w:val="CommentReference"/>
        </w:rPr>
        <w:annotationRef/>
      </w:r>
      <w:r>
        <w:rPr>
          <w:rFonts w:cs="Times New Roman"/>
          <w:color w:val="000000" w:themeColor="text1"/>
        </w:rPr>
        <w:t>”</w:t>
      </w:r>
    </w:p>
  </w:comment>
  <w:comment w:id="55" w:author="Ines Martins" w:date="2021-03-24T11:10:00Z" w:initials="IM">
    <w:p w14:paraId="6F020E02" w14:textId="3CE0566B" w:rsidR="00B748BD" w:rsidRDefault="00B748BD">
      <w:pPr>
        <w:pStyle w:val="CommentText"/>
      </w:pPr>
      <w:r>
        <w:rPr>
          <w:rStyle w:val="CommentReference"/>
        </w:rPr>
        <w:annotationRef/>
      </w:r>
    </w:p>
  </w:comment>
  <w:comment w:id="82" w:author="Isabel Rosa" w:date="2019-07-08T14:18:00Z" w:initials="IR">
    <w:p w14:paraId="58C83B17" w14:textId="15388896" w:rsidR="00B748BD" w:rsidRDefault="00B748BD">
      <w:pPr>
        <w:pStyle w:val="CommentText"/>
      </w:pPr>
      <w:r>
        <w:rPr>
          <w:rStyle w:val="CommentReference"/>
        </w:rPr>
        <w:annotationRef/>
      </w:r>
      <w:r>
        <w:t xml:space="preserve">What are </w:t>
      </w:r>
      <w:proofErr w:type="gramStart"/>
      <w:r>
        <w:t>these ?</w:t>
      </w:r>
      <w:proofErr w:type="gramEnd"/>
      <w:r>
        <w:t xml:space="preserve">  Add numbers here</w:t>
      </w:r>
    </w:p>
  </w:comment>
  <w:comment w:id="83" w:author="Isabel Rosa" w:date="2019-07-08T14:23:00Z" w:initials="IR">
    <w:p w14:paraId="2807A0EB" w14:textId="0DCB5ABD" w:rsidR="00B748BD" w:rsidRDefault="00B748BD">
      <w:pPr>
        <w:pStyle w:val="CommentText"/>
      </w:pPr>
      <w:r>
        <w:rPr>
          <w:rStyle w:val="CommentReference"/>
        </w:rPr>
        <w:annotationRef/>
      </w:r>
      <w:r>
        <w:t>In all scenarios?</w:t>
      </w:r>
    </w:p>
  </w:comment>
  <w:comment w:id="86" w:author="HyeJin Kim" w:date="2019-09-15T21:35:00Z" w:initials="HJK">
    <w:p w14:paraId="7FA6F864" w14:textId="120F2B32" w:rsidR="00B748BD" w:rsidRDefault="00B748BD">
      <w:pPr>
        <w:pStyle w:val="CommentText"/>
      </w:pPr>
      <w:r>
        <w:rPr>
          <w:rStyle w:val="CommentReference"/>
        </w:rPr>
        <w:annotationRef/>
      </w:r>
      <w:r>
        <w:t>Underlying drivers or causes?</w:t>
      </w:r>
    </w:p>
  </w:comment>
  <w:comment w:id="87" w:author="Ines Martins" w:date="2019-06-25T15:41:00Z" w:initials="ISM">
    <w:p w14:paraId="18A74214" w14:textId="741FE6F2" w:rsidR="00B748BD" w:rsidRPr="0094156A" w:rsidRDefault="00B748BD">
      <w:pPr>
        <w:pStyle w:val="CommentText"/>
      </w:pPr>
      <w:r>
        <w:rPr>
          <w:rStyle w:val="CommentReference"/>
        </w:rPr>
        <w:annotationRef/>
      </w:r>
      <w:r>
        <w:t xml:space="preserve">Add: </w:t>
      </w:r>
      <w:r w:rsidRPr="0094156A">
        <w:t xml:space="preserve">IPBES. 2019. Global assessment report on biodiversity and ecosystem services of the Intergovernmental Science- Policy Platform on Biodiversity and Ecosystem Services. E. S. </w:t>
      </w:r>
      <w:proofErr w:type="spellStart"/>
      <w:r w:rsidRPr="0094156A">
        <w:t>Brondizio</w:t>
      </w:r>
      <w:proofErr w:type="spellEnd"/>
      <w:r w:rsidRPr="0094156A">
        <w:t xml:space="preserve">, J. </w:t>
      </w:r>
      <w:proofErr w:type="spellStart"/>
      <w:r w:rsidRPr="0094156A">
        <w:t>Settele</w:t>
      </w:r>
      <w:proofErr w:type="spellEnd"/>
      <w:r w:rsidRPr="0094156A">
        <w:t>, S. Díaz, and H. T. Ngo (editors). IPBES Secretariat, Bonn, Germany.</w:t>
      </w:r>
    </w:p>
  </w:comment>
  <w:comment w:id="88" w:author="HyeJin Kim" w:date="2019-09-15T21:38:00Z" w:initials="HJK">
    <w:p w14:paraId="47574630" w14:textId="106A2DE2" w:rsidR="00B748BD" w:rsidRDefault="00B748BD">
      <w:pPr>
        <w:pStyle w:val="CommentText"/>
      </w:pPr>
      <w:r>
        <w:rPr>
          <w:rStyle w:val="CommentReference"/>
        </w:rPr>
        <w:annotationRef/>
      </w:r>
      <w:r>
        <w:t>Or been demanding</w:t>
      </w:r>
    </w:p>
  </w:comment>
  <w:comment w:id="92" w:author="Isabel Rosa" w:date="2019-07-08T14:36:00Z" w:initials="IR">
    <w:p w14:paraId="606F3480" w14:textId="77777777" w:rsidR="00B748BD" w:rsidRDefault="00B748BD" w:rsidP="00DF0FA7">
      <w:pPr>
        <w:pStyle w:val="CommentText"/>
      </w:pPr>
      <w:r>
        <w:rPr>
          <w:rStyle w:val="CommentReference"/>
        </w:rPr>
        <w:annotationRef/>
      </w:r>
      <w:r>
        <w:t xml:space="preserve">See comment on abstract. And this paper </w:t>
      </w:r>
      <w:r>
        <w:rPr>
          <w:rFonts w:ascii="Segoe UI Emoji" w:eastAsia="Segoe UI Emoji" w:hAnsi="Segoe UI Emoji" w:cs="Segoe UI Emoji"/>
        </w:rPr>
        <w:t>😊</w:t>
      </w:r>
      <w:r>
        <w:t xml:space="preserve"> </w:t>
      </w:r>
    </w:p>
    <w:p w14:paraId="253E07EA" w14:textId="77777777" w:rsidR="00B748BD" w:rsidRDefault="00B748BD" w:rsidP="00DF0FA7">
      <w:pPr>
        <w:pStyle w:val="CommentText"/>
      </w:pPr>
    </w:p>
    <w:p w14:paraId="4F42BB2D" w14:textId="57C267AF" w:rsidR="00B748BD" w:rsidRDefault="00B748BD" w:rsidP="00DF0FA7">
      <w:pPr>
        <w:pStyle w:val="CommentText"/>
      </w:pPr>
      <w:hyperlink r:id="rId1" w:history="1">
        <w:r>
          <w:rPr>
            <w:rStyle w:val="Hyperlink"/>
          </w:rPr>
          <w:t>https://www.annualreviews.org/doi/full/10.1146/annurev-environ-042911-093511</w:t>
        </w:r>
      </w:hyperlink>
    </w:p>
  </w:comment>
  <w:comment w:id="102" w:author="Isabel Rosa" w:date="2019-07-08T15:45:00Z" w:initials="IR">
    <w:p w14:paraId="55413F9C" w14:textId="29D8F908" w:rsidR="00B748BD" w:rsidRDefault="00B748BD">
      <w:pPr>
        <w:pStyle w:val="CommentText"/>
      </w:pPr>
      <w:r>
        <w:rPr>
          <w:rStyle w:val="CommentReference"/>
        </w:rPr>
        <w:annotationRef/>
      </w:r>
      <w:r>
        <w:t xml:space="preserve">Hum… only quite roughly, right? </w:t>
      </w:r>
    </w:p>
  </w:comment>
  <w:comment w:id="103" w:author="Ines Martins" w:date="2019-08-22T15:15:00Z" w:initials="ISM">
    <w:p w14:paraId="409C4F66" w14:textId="0ED05DC0" w:rsidR="00B748BD" w:rsidRDefault="00B748BD">
      <w:pPr>
        <w:pStyle w:val="CommentText"/>
      </w:pPr>
      <w:r>
        <w:rPr>
          <w:rStyle w:val="CommentReference"/>
        </w:rPr>
        <w:annotationRef/>
      </w:r>
      <w:r>
        <w:t xml:space="preserve">Right… maybe </w:t>
      </w:r>
      <w:proofErr w:type="spellStart"/>
      <w:r>
        <w:t>to</w:t>
      </w:r>
      <w:proofErr w:type="spellEnd"/>
      <w:r>
        <w:t xml:space="preserve"> strong of a statement here</w:t>
      </w:r>
    </w:p>
  </w:comment>
  <w:comment w:id="104" w:author="Ines Martins" w:date="2019-02-05T10:48:00Z" w:initials="ISM">
    <w:p w14:paraId="75ECF826" w14:textId="572C6DF3" w:rsidR="00B748BD" w:rsidRPr="00F0057D" w:rsidRDefault="00B748BD" w:rsidP="00155995">
      <w:pPr>
        <w:pStyle w:val="CommentText"/>
      </w:pPr>
      <w:r>
        <w:rPr>
          <w:rStyle w:val="CommentReference"/>
        </w:rPr>
        <w:annotationRef/>
      </w:r>
      <w:r>
        <w:rPr>
          <w:rFonts w:cstheme="minorHAnsi"/>
          <w:color w:val="000000" w:themeColor="text1"/>
        </w:rPr>
        <w:t>Note: No study to date has evaluated community change under future global scenarios</w:t>
      </w:r>
    </w:p>
  </w:comment>
  <w:comment w:id="105" w:author="Isabel Rosa" w:date="2019-07-08T15:46:00Z" w:initials="IR">
    <w:p w14:paraId="03D66AE5" w14:textId="33FE2F80" w:rsidR="00B748BD" w:rsidRDefault="00B748BD">
      <w:pPr>
        <w:pStyle w:val="CommentText"/>
      </w:pPr>
      <w:r>
        <w:rPr>
          <w:rStyle w:val="CommentReference"/>
        </w:rPr>
        <w:annotationRef/>
      </w:r>
      <w:r>
        <w:t>Of what?</w:t>
      </w:r>
    </w:p>
  </w:comment>
  <w:comment w:id="107" w:author="Isabel Rosa" w:date="2019-07-08T15:49:00Z" w:initials="IR">
    <w:p w14:paraId="340587CB" w14:textId="65C20067" w:rsidR="00B748BD" w:rsidRDefault="00B748BD">
      <w:pPr>
        <w:pStyle w:val="CommentText"/>
      </w:pPr>
      <w:r>
        <w:rPr>
          <w:rStyle w:val="CommentReference"/>
        </w:rPr>
        <w:annotationRef/>
      </w:r>
      <w:r>
        <w:t>Is it too much of a stretch to say that these differential responses can also help us to create more targeted conservation policies/mechanisms?</w:t>
      </w:r>
    </w:p>
  </w:comment>
  <w:comment w:id="108" w:author="Isabel Rosa" w:date="2019-07-08T15:53:00Z" w:initials="IR">
    <w:p w14:paraId="3BE97FAE" w14:textId="77777777" w:rsidR="00B748BD" w:rsidRDefault="00B748BD" w:rsidP="00463A61">
      <w:pPr>
        <w:pStyle w:val="CommentText"/>
      </w:pPr>
      <w:r>
        <w:rPr>
          <w:rStyle w:val="CommentReference"/>
        </w:rPr>
        <w:annotationRef/>
      </w:r>
      <w:r>
        <w:t xml:space="preserve">I think this paragraph is a bit convoluted at the moment. I’d suggest rephrasing it into objectives: </w:t>
      </w:r>
    </w:p>
    <w:p w14:paraId="07D409E9" w14:textId="77777777" w:rsidR="00B748BD" w:rsidRDefault="00B748BD" w:rsidP="00463A61">
      <w:pPr>
        <w:pStyle w:val="CommentText"/>
        <w:numPr>
          <w:ilvl w:val="0"/>
          <w:numId w:val="5"/>
        </w:numPr>
      </w:pPr>
      <w:r>
        <w:t xml:space="preserve"> Assess historical and future trends in bird species under three scenarios of land use change</w:t>
      </w:r>
    </w:p>
    <w:p w14:paraId="6C8CDEFF" w14:textId="77777777" w:rsidR="00B748BD" w:rsidRDefault="00B748BD" w:rsidP="00463A61">
      <w:pPr>
        <w:pStyle w:val="CommentText"/>
        <w:numPr>
          <w:ilvl w:val="0"/>
          <w:numId w:val="5"/>
        </w:numPr>
      </w:pPr>
      <w:r>
        <w:t xml:space="preserve"> Evaluate the impacts on different functional groups</w:t>
      </w:r>
    </w:p>
    <w:p w14:paraId="7353D50B" w14:textId="77777777" w:rsidR="00B748BD" w:rsidRDefault="00B748BD" w:rsidP="00463A61">
      <w:pPr>
        <w:pStyle w:val="CommentText"/>
        <w:numPr>
          <w:ilvl w:val="0"/>
          <w:numId w:val="5"/>
        </w:numPr>
      </w:pPr>
      <w:r>
        <w:t xml:space="preserve"> Evaluate changes in response at different spatial scales of analysis (local to global, and associate with alpha and gamma diversity)</w:t>
      </w:r>
    </w:p>
  </w:comment>
  <w:comment w:id="113" w:author="Isabel Rosa" w:date="2019-07-08T15:52:00Z" w:initials="IR">
    <w:p w14:paraId="08D096FA" w14:textId="72672CF9" w:rsidR="00B748BD" w:rsidRDefault="00B748BD">
      <w:pPr>
        <w:pStyle w:val="CommentText"/>
      </w:pPr>
      <w:r>
        <w:rPr>
          <w:rStyle w:val="CommentReference"/>
        </w:rPr>
        <w:annotationRef/>
      </w:r>
      <w:r>
        <w:t>Data on what?</w:t>
      </w:r>
    </w:p>
  </w:comment>
  <w:comment w:id="111" w:author="Ines Martins" w:date="2019-02-05T20:13:00Z" w:initials="ISM">
    <w:p w14:paraId="1EF8CC1B" w14:textId="77777777" w:rsidR="00B748BD" w:rsidRPr="0005394E" w:rsidRDefault="00B748BD" w:rsidP="00155995">
      <w:pPr>
        <w:pStyle w:val="CommentText"/>
      </w:pPr>
      <w:r>
        <w:rPr>
          <w:rStyle w:val="CommentReference"/>
        </w:rPr>
        <w:annotationRef/>
      </w:r>
      <w:r w:rsidRPr="0005394E">
        <w:t>Here, or in the discussion?</w:t>
      </w:r>
    </w:p>
  </w:comment>
  <w:comment w:id="112" w:author="HyeJin Kim" w:date="2019-09-15T22:35:00Z" w:initials="HJK">
    <w:p w14:paraId="0CAF7607" w14:textId="6087B414" w:rsidR="00B748BD" w:rsidRDefault="00B748BD">
      <w:pPr>
        <w:pStyle w:val="CommentText"/>
      </w:pPr>
      <w:r>
        <w:rPr>
          <w:rStyle w:val="CommentReference"/>
        </w:rPr>
        <w:annotationRef/>
      </w:r>
      <w:r>
        <w:t>I like this part but I wonder if it should have come earlier at some point.</w:t>
      </w:r>
    </w:p>
  </w:comment>
  <w:comment w:id="114" w:author="Isabel Rosa" w:date="2019-07-08T15:57:00Z" w:initials="IR">
    <w:p w14:paraId="2E2CFF34" w14:textId="77777777" w:rsidR="00B748BD" w:rsidRDefault="00B748BD" w:rsidP="00642B97">
      <w:pPr>
        <w:pStyle w:val="CommentText"/>
      </w:pPr>
      <w:r>
        <w:rPr>
          <w:rStyle w:val="CommentReference"/>
        </w:rPr>
        <w:annotationRef/>
      </w:r>
      <w:r>
        <w:t xml:space="preserve">The reader doesn’t really know what these are. You need an introductory paragraph here on the SSPs and how they relate to the RCPs. </w:t>
      </w:r>
    </w:p>
  </w:comment>
  <w:comment w:id="115" w:author="Ines Martins" w:date="2018-12-04T21:37:00Z" w:initials="ISM">
    <w:p w14:paraId="0F473766" w14:textId="77777777" w:rsidR="00B748BD" w:rsidRPr="00460E9F" w:rsidRDefault="00B748BD" w:rsidP="00642B97">
      <w:pPr>
        <w:pStyle w:val="CommentText"/>
      </w:pPr>
      <w:r>
        <w:rPr>
          <w:rStyle w:val="CommentReference"/>
        </w:rPr>
        <w:annotationRef/>
      </w:r>
      <w:r w:rsidRPr="00460E9F">
        <w:t>T</w:t>
      </w:r>
      <w:r>
        <w:t xml:space="preserve">ext from Kim et al. </w:t>
      </w:r>
      <w:r w:rsidRPr="00C93EC9">
        <w:rPr>
          <w:rFonts w:cs="Times New Roman"/>
        </w:rPr>
        <w:t>@</w:t>
      </w:r>
      <w:proofErr w:type="spellStart"/>
      <w:r w:rsidRPr="00C93EC9">
        <w:rPr>
          <w:rFonts w:cs="Times New Roman"/>
        </w:rPr>
        <w:t>HyeJin</w:t>
      </w:r>
      <w:proofErr w:type="spellEnd"/>
      <w:r w:rsidRPr="00C93EC9">
        <w:rPr>
          <w:rFonts w:cs="Times New Roman"/>
        </w:rPr>
        <w:t xml:space="preserve"> can you add something here.</w:t>
      </w:r>
      <w:r>
        <w:rPr>
          <w:rFonts w:cs="Times New Roman"/>
          <w:b/>
        </w:rPr>
        <w:t xml:space="preserve"> </w:t>
      </w:r>
      <w:r w:rsidRPr="00C93EC9">
        <w:rPr>
          <w:rFonts w:cs="Times New Roman"/>
        </w:rPr>
        <w:t>Perhaps a summarize version of this text, that is not exactly equal</w:t>
      </w:r>
      <w:r>
        <w:rPr>
          <w:rFonts w:cs="Times New Roman"/>
        </w:rPr>
        <w:t xml:space="preserve"> to what is in our previous publications?</w:t>
      </w:r>
    </w:p>
  </w:comment>
  <w:comment w:id="116" w:author="HyeJin Kim" w:date="2019-09-16T00:30:00Z" w:initials="HJK">
    <w:p w14:paraId="3A24FECD" w14:textId="77777777" w:rsidR="00B748BD" w:rsidRDefault="00B748BD" w:rsidP="00642B97">
      <w:pPr>
        <w:pStyle w:val="CommentText"/>
      </w:pPr>
      <w:r>
        <w:rPr>
          <w:rStyle w:val="CommentReference"/>
        </w:rPr>
        <w:annotationRef/>
      </w:r>
      <w:r>
        <w:t xml:space="preserve">I will come to this in the next round as I missed your comment on it. </w:t>
      </w:r>
    </w:p>
  </w:comment>
  <w:comment w:id="117" w:author="Kim HyeJin" w:date="2019-11-27T15:42:00Z" w:initials="KH">
    <w:p w14:paraId="384FC189" w14:textId="77777777" w:rsidR="00B748BD" w:rsidRDefault="00B748BD" w:rsidP="00642B97">
      <w:pPr>
        <w:pStyle w:val="CommentText"/>
      </w:pPr>
      <w:r>
        <w:rPr>
          <w:rStyle w:val="CommentReference"/>
        </w:rPr>
        <w:annotationRef/>
      </w:r>
    </w:p>
  </w:comment>
  <w:comment w:id="118" w:author="Isabel Rosa" w:date="2019-07-08T16:00:00Z" w:initials="IR">
    <w:p w14:paraId="13F821BB" w14:textId="5F622FBF" w:rsidR="00B748BD" w:rsidRDefault="00B748BD">
      <w:pPr>
        <w:pStyle w:val="CommentText"/>
      </w:pPr>
      <w:r>
        <w:rPr>
          <w:rStyle w:val="CommentReference"/>
        </w:rPr>
        <w:annotationRef/>
      </w:r>
      <w:r>
        <w:t xml:space="preserve">You need to justify a bit better why you grouped the land use classes into these five classes. </w:t>
      </w:r>
    </w:p>
  </w:comment>
  <w:comment w:id="119" w:author="Ines Martins" w:date="2019-10-29T11:36:00Z" w:initials="ISM">
    <w:p w14:paraId="541CA56F" w14:textId="3B96573F" w:rsidR="00B748BD" w:rsidRDefault="00B748BD">
      <w:pPr>
        <w:pStyle w:val="CommentText"/>
      </w:pPr>
      <w:r>
        <w:rPr>
          <w:rStyle w:val="CommentReference"/>
        </w:rPr>
        <w:annotationRef/>
      </w:r>
      <w:r>
        <w:t>We can go back and called them permanent crops</w:t>
      </w:r>
    </w:p>
  </w:comment>
  <w:comment w:id="120" w:author="Ines Martins" w:date="2019-02-05T14:17:00Z" w:initials="ISM">
    <w:p w14:paraId="25831741" w14:textId="77777777" w:rsidR="00B748BD" w:rsidRPr="007B4E84" w:rsidRDefault="00B748BD" w:rsidP="00155995">
      <w:pPr>
        <w:pStyle w:val="CommentText"/>
      </w:pPr>
      <w:r>
        <w:rPr>
          <w:rStyle w:val="CommentReference"/>
        </w:rPr>
        <w:annotationRef/>
      </w:r>
      <w:r>
        <w:t>Structure a bit more a</w:t>
      </w:r>
      <w:r w:rsidRPr="007B4E84">
        <w:t xml:space="preserve"> reason why urban areas were excluded.</w:t>
      </w:r>
      <w:r>
        <w:t xml:space="preserve"> (They were excluded because we did not have affinity info for it)</w:t>
      </w:r>
    </w:p>
  </w:comment>
  <w:comment w:id="121" w:author="Ines Martins" w:date="2019-02-05T14:28:00Z" w:initials="ISM">
    <w:p w14:paraId="311FED35" w14:textId="77777777" w:rsidR="00B748BD" w:rsidRPr="002900DA" w:rsidRDefault="00B748BD" w:rsidP="00155995">
      <w:pPr>
        <w:pStyle w:val="CommentText"/>
      </w:pPr>
      <w:r>
        <w:rPr>
          <w:rStyle w:val="CommentReference"/>
        </w:rPr>
        <w:annotationRef/>
      </w:r>
      <w:r w:rsidRPr="002900DA">
        <w:t>Update citation!</w:t>
      </w:r>
    </w:p>
  </w:comment>
  <w:comment w:id="122" w:author="Ines Martins" w:date="2019-02-05T19:17:00Z" w:initials="ISM">
    <w:p w14:paraId="7F34999A" w14:textId="59D13E2B" w:rsidR="00B748BD" w:rsidRPr="00AC7EE9" w:rsidRDefault="00B748BD" w:rsidP="00155995">
      <w:pPr>
        <w:pStyle w:val="CommentText"/>
      </w:pPr>
      <w:r>
        <w:rPr>
          <w:rStyle w:val="CommentReference"/>
        </w:rPr>
        <w:annotationRef/>
      </w:r>
      <w:r>
        <w:t>Best terminology I got so far, but not really 100% happy about it. I’m open for suggestion.</w:t>
      </w:r>
    </w:p>
  </w:comment>
  <w:comment w:id="123" w:author="Isabel Rosa" w:date="2019-07-08T16:08:00Z" w:initials="IR">
    <w:p w14:paraId="26E09B1C" w14:textId="158972E6" w:rsidR="00B748BD" w:rsidRDefault="00B748BD">
      <w:pPr>
        <w:pStyle w:val="CommentText"/>
      </w:pPr>
      <w:r>
        <w:rPr>
          <w:rStyle w:val="CommentReference"/>
        </w:rPr>
        <w:annotationRef/>
      </w:r>
      <w:r>
        <w:t>Is it the proportion or the actual area?</w:t>
      </w:r>
    </w:p>
  </w:comment>
  <w:comment w:id="124" w:author="Ines Martins" w:date="2019-08-22T15:24:00Z" w:initials="ISM">
    <w:p w14:paraId="1C63EBF9" w14:textId="13E71937" w:rsidR="00B748BD" w:rsidRDefault="00B748BD">
      <w:pPr>
        <w:pStyle w:val="CommentText"/>
      </w:pPr>
      <w:r>
        <w:rPr>
          <w:rStyle w:val="CommentReference"/>
        </w:rPr>
        <w:annotationRef/>
      </w:r>
      <w:r>
        <w:t>area</w:t>
      </w:r>
    </w:p>
  </w:comment>
  <w:comment w:id="125" w:author="Isabel Rosa" w:date="2019-07-08T18:28:00Z" w:initials="IR">
    <w:p w14:paraId="5992C5D1" w14:textId="09DB6152" w:rsidR="00B748BD" w:rsidRDefault="00B748BD">
      <w:pPr>
        <w:pStyle w:val="CommentText"/>
      </w:pPr>
      <w:r>
        <w:rPr>
          <w:rStyle w:val="CommentReference"/>
        </w:rPr>
        <w:annotationRef/>
      </w:r>
      <w:r>
        <w:t>It needs to be clear that the sampling unit can be the cell, the IPBES region or the whole globe.</w:t>
      </w:r>
    </w:p>
  </w:comment>
  <w:comment w:id="126" w:author="Ines Martins" w:date="2019-10-29T17:14:00Z" w:initials="ISM">
    <w:p w14:paraId="3BE4AEA5" w14:textId="214835D6" w:rsidR="00B748BD" w:rsidRDefault="00B748BD">
      <w:pPr>
        <w:pStyle w:val="CommentText"/>
      </w:pPr>
      <w:r>
        <w:rPr>
          <w:rStyle w:val="CommentReference"/>
        </w:rPr>
        <w:annotationRef/>
      </w:r>
      <w:r>
        <w:t xml:space="preserve">Added a reference to it in the last few lines of the previous paragraph. </w:t>
      </w:r>
    </w:p>
  </w:comment>
  <w:comment w:id="127" w:author="Ines Martins" w:date="2019-02-05T19:54:00Z" w:initials="ISM">
    <w:p w14:paraId="1FF5A9AD" w14:textId="77777777" w:rsidR="00B748BD" w:rsidRPr="00F15674" w:rsidRDefault="00B748BD" w:rsidP="00155995">
      <w:pPr>
        <w:pStyle w:val="CommentText"/>
      </w:pPr>
      <w:r>
        <w:rPr>
          <w:rStyle w:val="CommentReference"/>
        </w:rPr>
        <w:annotationRef/>
      </w:r>
      <w:r w:rsidRPr="00F15674">
        <w:t xml:space="preserve">Or </w:t>
      </w:r>
      <w:r>
        <w:t>“Martins and Pereira 2017”</w:t>
      </w:r>
    </w:p>
  </w:comment>
  <w:comment w:id="129" w:author="Isabel Rosa" w:date="2019-07-08T18:26:00Z" w:initials="IR">
    <w:p w14:paraId="30F140C1" w14:textId="66C51AEE" w:rsidR="00B748BD" w:rsidRDefault="00B748BD">
      <w:pPr>
        <w:pStyle w:val="CommentText"/>
      </w:pPr>
      <w:r>
        <w:rPr>
          <w:rStyle w:val="CommentReference"/>
        </w:rPr>
        <w:annotationRef/>
      </w:r>
      <w:r>
        <w:t xml:space="preserve">How? You should list the criteria used to make this grouping. </w:t>
      </w:r>
    </w:p>
  </w:comment>
  <w:comment w:id="131" w:author="Ines Martins" w:date="2019-06-26T17:11:00Z" w:initials="ISM">
    <w:p w14:paraId="1E3A6669" w14:textId="788CE35A" w:rsidR="00B748BD" w:rsidRDefault="00B748BD">
      <w:pPr>
        <w:pStyle w:val="CommentText"/>
      </w:pPr>
      <w:r>
        <w:rPr>
          <w:rStyle w:val="CommentReference"/>
        </w:rPr>
        <w:annotationRef/>
      </w:r>
      <w:r>
        <w:t>Updated reference</w:t>
      </w:r>
    </w:p>
  </w:comment>
  <w:comment w:id="132" w:author="Isabel Rosa" w:date="2019-07-08T18:29:00Z" w:initials="IR">
    <w:p w14:paraId="403134B8" w14:textId="636AF8A5" w:rsidR="00B748BD" w:rsidRDefault="00B748BD">
      <w:pPr>
        <w:pStyle w:val="CommentText"/>
      </w:pPr>
      <w:r>
        <w:rPr>
          <w:rStyle w:val="CommentReference"/>
        </w:rPr>
        <w:annotationRef/>
      </w:r>
      <w:r>
        <w:t>What’s the standard error on these numbers?</w:t>
      </w:r>
    </w:p>
  </w:comment>
  <w:comment w:id="134" w:author="HyeJin Kim" w:date="2019-09-15T22:54:00Z" w:initials="HJK">
    <w:p w14:paraId="7AC70812" w14:textId="3CD688BD" w:rsidR="00B748BD" w:rsidRDefault="00B748BD">
      <w:pPr>
        <w:pStyle w:val="CommentText"/>
      </w:pPr>
      <w:r>
        <w:rPr>
          <w:rStyle w:val="CommentReference"/>
        </w:rPr>
        <w:annotationRef/>
      </w:r>
      <w:r>
        <w:t xml:space="preserve">I think we need to clarify this throughout the </w:t>
      </w:r>
      <w:proofErr w:type="spellStart"/>
      <w:proofErr w:type="gramStart"/>
      <w:r>
        <w:t>manuscript.In</w:t>
      </w:r>
      <w:proofErr w:type="spellEnd"/>
      <w:proofErr w:type="gramEnd"/>
      <w:r>
        <w:t xml:space="preserve"> my view, we had four scales – grid, </w:t>
      </w:r>
      <w:proofErr w:type="spellStart"/>
      <w:r>
        <w:t>subregional</w:t>
      </w:r>
      <w:proofErr w:type="spellEnd"/>
      <w:r>
        <w:t xml:space="preserve">, regional/continental and global. If we in this paper focus on three – grid </w:t>
      </w:r>
      <w:proofErr w:type="spellStart"/>
      <w:r>
        <w:t>subregional</w:t>
      </w:r>
      <w:proofErr w:type="spellEnd"/>
      <w:r>
        <w:t xml:space="preserve"> and global – but synthesize some results by continental region, then maybe we should use </w:t>
      </w:r>
      <w:proofErr w:type="spellStart"/>
      <w:r>
        <w:t>subregional</w:t>
      </w:r>
      <w:proofErr w:type="spellEnd"/>
      <w:r>
        <w:t xml:space="preserve"> to describe “regional” here throughout consistently. Happy to help you with this but it’s probably better to clarify before making these changes.</w:t>
      </w:r>
    </w:p>
  </w:comment>
  <w:comment w:id="135" w:author="Isabel Rosa" w:date="2019-07-08T18:33:00Z" w:initials="IR">
    <w:p w14:paraId="3CB178CE" w14:textId="60B53D6E" w:rsidR="00B748BD" w:rsidRDefault="00B748BD">
      <w:pPr>
        <w:pStyle w:val="CommentText"/>
      </w:pPr>
      <w:r>
        <w:rPr>
          <w:rStyle w:val="CommentReference"/>
        </w:rPr>
        <w:annotationRef/>
      </w:r>
      <w:r>
        <w:t xml:space="preserve">This sentence is unclear to me. Do you mean that the extinctions are not expected to occur in 2050 but up to 2050? Or due to the accumulated changes in land use by 2050? I was a bit confused. </w:t>
      </w:r>
    </w:p>
  </w:comment>
  <w:comment w:id="136" w:author="Ines Martins" w:date="2019-08-22T15:25:00Z" w:initials="ISM">
    <w:p w14:paraId="3BB71A00" w14:textId="51C04E24" w:rsidR="00B748BD" w:rsidRPr="00572CCD" w:rsidRDefault="00B748BD" w:rsidP="00421C42">
      <w:pPr>
        <w:pStyle w:val="NormalWeb"/>
        <w:rPr>
          <w:rFonts w:eastAsia="Times New Roman"/>
        </w:rPr>
      </w:pPr>
      <w:r>
        <w:rPr>
          <w:rStyle w:val="CommentReference"/>
        </w:rPr>
        <w:annotationRef/>
      </w:r>
      <w:r w:rsidRPr="00572CCD">
        <w:rPr>
          <w:rFonts w:ascii="Calibri" w:eastAsia="Times New Roman" w:hAnsi="Calibri"/>
          <w:sz w:val="22"/>
          <w:szCs w:val="22"/>
        </w:rPr>
        <w:t xml:space="preserve">For example, an estimate of </w:t>
      </w:r>
      <w:r>
        <w:rPr>
          <w:rFonts w:ascii="Calibri" w:eastAsia="Times New Roman" w:hAnsi="Calibri"/>
          <w:sz w:val="22"/>
          <w:szCs w:val="22"/>
        </w:rPr>
        <w:t>-</w:t>
      </w:r>
      <w:r w:rsidRPr="00572CCD">
        <w:rPr>
          <w:rFonts w:ascii="Calibri" w:eastAsia="Times New Roman" w:hAnsi="Calibri"/>
          <w:sz w:val="22"/>
          <w:szCs w:val="22"/>
        </w:rPr>
        <w:t xml:space="preserve">5% species in year 2050 means that 5% of the species originally found in the region are ‘committed to extinction’ over the longer term (i.e. beyond 2050), given the environmental conditions predicted for 2050 </w:t>
      </w:r>
    </w:p>
    <w:p w14:paraId="5650A289" w14:textId="6E78372F" w:rsidR="00B748BD" w:rsidRDefault="00B748BD">
      <w:pPr>
        <w:pStyle w:val="CommentText"/>
      </w:pPr>
    </w:p>
  </w:comment>
  <w:comment w:id="137" w:author="HyeJin Kim" w:date="2019-09-15T23:00:00Z" w:initials="HJK">
    <w:p w14:paraId="2A4FB75C" w14:textId="1EE90F71" w:rsidR="00B748BD" w:rsidRDefault="00B748BD">
      <w:pPr>
        <w:pStyle w:val="CommentText"/>
      </w:pPr>
      <w:r>
        <w:rPr>
          <w:rStyle w:val="CommentReference"/>
        </w:rPr>
        <w:annotationRef/>
      </w:r>
      <w:r>
        <w:t>I also do not understand but tried to clarify a little.</w:t>
      </w:r>
    </w:p>
  </w:comment>
  <w:comment w:id="138" w:author="HyeJin Kim" w:date="2019-09-15T23:11:00Z" w:initials="HJK">
    <w:p w14:paraId="24C05E83" w14:textId="0EBDB47A" w:rsidR="00B748BD" w:rsidRDefault="00B748BD">
      <w:pPr>
        <w:pStyle w:val="CommentText"/>
      </w:pPr>
      <w:r>
        <w:rPr>
          <w:rStyle w:val="CommentReference"/>
        </w:rPr>
        <w:annotationRef/>
      </w:r>
      <w:r>
        <w:t>Maybe add a REF?</w:t>
      </w:r>
    </w:p>
  </w:comment>
  <w:comment w:id="139" w:author="HyeJin Kim" w:date="2019-09-15T23:12:00Z" w:initials="HJK">
    <w:p w14:paraId="38617EC7" w14:textId="4652B5EE" w:rsidR="00B748BD" w:rsidRDefault="00B748BD">
      <w:pPr>
        <w:pStyle w:val="CommentText"/>
      </w:pPr>
      <w:r>
        <w:rPr>
          <w:rStyle w:val="CommentReference"/>
        </w:rPr>
        <w:annotationRef/>
      </w:r>
      <w:r>
        <w:t xml:space="preserve">I don’t fully understand what this means but this distinction seems important to describe clearly (speaking from a </w:t>
      </w:r>
      <w:proofErr w:type="spellStart"/>
      <w:proofErr w:type="gramStart"/>
      <w:r>
        <w:t>non ecologist</w:t>
      </w:r>
      <w:proofErr w:type="spellEnd"/>
      <w:proofErr w:type="gramEnd"/>
      <w:r>
        <w:t xml:space="preserve"> view).</w:t>
      </w:r>
    </w:p>
  </w:comment>
  <w:comment w:id="143" w:author="Ines Martins" w:date="2019-05-13T10:26:00Z" w:initials="ISM">
    <w:p w14:paraId="1E019563" w14:textId="45B1D666" w:rsidR="00B748BD" w:rsidRDefault="00B748BD">
      <w:pPr>
        <w:pStyle w:val="CommentText"/>
      </w:pPr>
      <w:r>
        <w:rPr>
          <w:rStyle w:val="CommentReference"/>
        </w:rPr>
        <w:annotationRef/>
      </w: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=-0.014% yr</w:t>
      </w:r>
      <w:r>
        <w:rPr>
          <w:vertAlign w:val="superscript"/>
        </w:rPr>
        <w:t>-1</w:t>
      </w:r>
      <w:r>
        <w:t>)</w:t>
      </w:r>
    </w:p>
  </w:comment>
  <w:comment w:id="144" w:author="Ines Martins" w:date="2019-05-13T10:28:00Z" w:initials="ISM">
    <w:p w14:paraId="1875A8C6" w14:textId="12654F6B" w:rsidR="00B748BD" w:rsidRDefault="00B748BD">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=0.026% yr</w:t>
      </w:r>
      <w:r>
        <w:rPr>
          <w:vertAlign w:val="superscript"/>
        </w:rPr>
        <w:t>-1</w:t>
      </w:r>
      <w:r>
        <w:t>)</w:t>
      </w:r>
    </w:p>
  </w:comment>
  <w:comment w:id="145" w:author="Ines Martins" w:date="2019-02-07T19:16:00Z" w:initials="ISM">
    <w:p w14:paraId="40E40EB0" w14:textId="77777777" w:rsidR="00B748BD" w:rsidRDefault="00B748BD" w:rsidP="00155995">
      <w:pPr>
        <w:pStyle w:val="CommentText"/>
      </w:pPr>
      <w:r>
        <w:rPr>
          <w:rStyle w:val="CommentReference"/>
        </w:rPr>
        <w:annotationRef/>
      </w:r>
      <w:r>
        <w:t>Relative change:</w:t>
      </w:r>
    </w:p>
    <w:p w14:paraId="08143E8C" w14:textId="4E7749D9" w:rsidR="00B748BD" w:rsidRDefault="00B748BD" w:rsidP="00155995">
      <w:pPr>
        <w:pStyle w:val="CommentText"/>
      </w:pPr>
      <w:r>
        <w:t xml:space="preserve">Forest species: -4.352 </w:t>
      </w: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=-0.038% yr</w:t>
      </w:r>
      <w:r>
        <w:rPr>
          <w:vertAlign w:val="superscript"/>
        </w:rPr>
        <w:t>-1</w:t>
      </w:r>
      <w:r>
        <w:t>)</w:t>
      </w:r>
    </w:p>
    <w:p w14:paraId="682C2EC8" w14:textId="1BBCE647" w:rsidR="00B748BD" w:rsidRDefault="00B748BD" w:rsidP="00155995">
      <w:pPr>
        <w:pStyle w:val="CommentText"/>
      </w:pPr>
      <w:r>
        <w:t xml:space="preserve">Non-forest </w:t>
      </w:r>
      <w:proofErr w:type="gramStart"/>
      <w:r>
        <w:t>species:-</w:t>
      </w:r>
      <w:proofErr w:type="gramEnd"/>
      <w:r>
        <w:t xml:space="preserve">0.126 </w:t>
      </w: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=-0.001% yr</w:t>
      </w:r>
      <w:r>
        <w:rPr>
          <w:vertAlign w:val="superscript"/>
        </w:rPr>
        <w:t>-1</w:t>
      </w:r>
      <w:r>
        <w:t>)</w:t>
      </w:r>
    </w:p>
    <w:p w14:paraId="0BB034B7" w14:textId="6E3F0191" w:rsidR="00B748BD" w:rsidRPr="00F861B1" w:rsidRDefault="00B748BD" w:rsidP="00155995">
      <w:pPr>
        <w:pStyle w:val="CommentText"/>
      </w:pPr>
      <w:r>
        <w:t>=4.352/0.126=35</w:t>
      </w:r>
    </w:p>
  </w:comment>
  <w:comment w:id="146" w:author="Ines Martins" w:date="2019-05-13T10:35:00Z" w:initials="ISM">
    <w:p w14:paraId="63318434" w14:textId="14A2D455" w:rsidR="00B748BD" w:rsidRDefault="00B748BD">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=-0.05% yr</w:t>
      </w:r>
      <w:r>
        <w:rPr>
          <w:vertAlign w:val="superscript"/>
        </w:rPr>
        <w:t>-1</w:t>
      </w:r>
      <w:r>
        <w:t>)</w:t>
      </w:r>
    </w:p>
  </w:comment>
  <w:comment w:id="147" w:author="Ines Martins" w:date="2019-05-13T10:50:00Z" w:initials="ISM">
    <w:p w14:paraId="1FBB04A4" w14:textId="11340B51" w:rsidR="00B748BD" w:rsidRDefault="00B748BD">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=0.036% yr</w:t>
      </w:r>
      <w:r>
        <w:rPr>
          <w:vertAlign w:val="superscript"/>
        </w:rPr>
        <w:t>-1</w:t>
      </w:r>
      <w:r>
        <w:t>)</w:t>
      </w:r>
    </w:p>
  </w:comment>
  <w:comment w:id="148" w:author="Ines Martins" w:date="2019-02-08T17:11:00Z" w:initials="ISM">
    <w:p w14:paraId="01E2F846" w14:textId="77777777" w:rsidR="00B748BD" w:rsidRPr="00E10526" w:rsidRDefault="00B748BD" w:rsidP="00155995">
      <w:pPr>
        <w:pStyle w:val="CommentText"/>
      </w:pPr>
      <w:r>
        <w:rPr>
          <w:rStyle w:val="CommentReference"/>
        </w:rPr>
        <w:annotationRef/>
      </w:r>
      <w:r w:rsidRPr="00E10526">
        <w:t>Maybe add maps of LUs (</w:t>
      </w:r>
      <w:r>
        <w:t>the 5 categories)</w:t>
      </w:r>
    </w:p>
  </w:comment>
  <w:comment w:id="149" w:author="Ines Martins" w:date="2019-05-16T17:39:00Z" w:initials="ISM">
    <w:p w14:paraId="6D7504C2" w14:textId="0773D149" w:rsidR="00B748BD" w:rsidRDefault="00B748BD">
      <w:pPr>
        <w:pStyle w:val="CommentText"/>
      </w:pPr>
      <w:r>
        <w:rPr>
          <w:rStyle w:val="CommentReference"/>
        </w:rPr>
        <w:annotationRef/>
      </w:r>
      <w:r>
        <w:t>Global patterns of alpha and gamma diversity</w:t>
      </w:r>
    </w:p>
    <w:p w14:paraId="46DC3F91" w14:textId="095BBA86" w:rsidR="00B748BD" w:rsidRDefault="00B748BD" w:rsidP="005D3FF1">
      <w:pPr>
        <w:pStyle w:val="CommentText"/>
        <w:numPr>
          <w:ilvl w:val="0"/>
          <w:numId w:val="1"/>
        </w:numPr>
      </w:pPr>
      <w:r>
        <w:t>Total species: General alpha and gamma diversity patterns; best and wort scenarios.</w:t>
      </w:r>
    </w:p>
    <w:p w14:paraId="69AF1AE9" w14:textId="2F155E2C" w:rsidR="00B748BD" w:rsidRDefault="00B748BD" w:rsidP="005D3FF1">
      <w:pPr>
        <w:pStyle w:val="CommentText"/>
        <w:numPr>
          <w:ilvl w:val="0"/>
          <w:numId w:val="1"/>
        </w:numPr>
      </w:pPr>
      <w:r>
        <w:t>Forest species: Constant decline (independent of scale), SSP1 always best scenario</w:t>
      </w:r>
    </w:p>
    <w:p w14:paraId="63B6DA0F" w14:textId="20CFE164" w:rsidR="00B748BD" w:rsidRDefault="00B748BD" w:rsidP="00CD354A">
      <w:pPr>
        <w:pStyle w:val="CommentText"/>
        <w:numPr>
          <w:ilvl w:val="0"/>
          <w:numId w:val="1"/>
        </w:numPr>
      </w:pPr>
      <w:r>
        <w:t xml:space="preserve">Non-Forest species: SSP3 always best scenario; High </w:t>
      </w:r>
      <w:r w:rsidRPr="00CD354A">
        <w:rPr>
          <w:lang w:val="en-GB"/>
        </w:rPr>
        <w:t>uncertainty</w:t>
      </w:r>
      <w:r>
        <w:rPr>
          <w:lang w:val="en-GB"/>
        </w:rPr>
        <w:t xml:space="preserve"> in gamma, but clear pattern in alpha</w:t>
      </w:r>
      <w:r>
        <w:t>.</w:t>
      </w:r>
    </w:p>
    <w:p w14:paraId="255E7B55" w14:textId="5D752889" w:rsidR="00B748BD" w:rsidRDefault="00B748BD" w:rsidP="00CD354A">
      <w:pPr>
        <w:pStyle w:val="CommentText"/>
        <w:numPr>
          <w:ilvl w:val="0"/>
          <w:numId w:val="1"/>
        </w:numPr>
      </w:pPr>
      <w:r>
        <w:t>SSP3 scenario with the highest turnover</w:t>
      </w:r>
    </w:p>
    <w:p w14:paraId="72A0FE23" w14:textId="77777777" w:rsidR="00B748BD" w:rsidRDefault="00B748BD" w:rsidP="00CD354A">
      <w:pPr>
        <w:pStyle w:val="CommentText"/>
      </w:pPr>
    </w:p>
    <w:p w14:paraId="03FD976A" w14:textId="72CA7EF3" w:rsidR="00B748BD" w:rsidRDefault="00B748BD" w:rsidP="00CD354A">
      <w:pPr>
        <w:pStyle w:val="CommentText"/>
      </w:pPr>
      <w:r>
        <w:t>Spatial patterns:</w:t>
      </w:r>
    </w:p>
    <w:p w14:paraId="6BA45DE0" w14:textId="6E8C52E0" w:rsidR="00B748BD" w:rsidRDefault="00B748BD" w:rsidP="009E0ED5">
      <w:pPr>
        <w:pStyle w:val="CommentText"/>
        <w:numPr>
          <w:ilvl w:val="0"/>
          <w:numId w:val="1"/>
        </w:numPr>
      </w:pPr>
      <w:r>
        <w:t>highly heterogeneous</w:t>
      </w:r>
    </w:p>
    <w:p w14:paraId="4ED34FBC" w14:textId="18543FA2" w:rsidR="00B748BD" w:rsidRPr="00C851F1" w:rsidRDefault="00B748BD" w:rsidP="009E0ED5">
      <w:pPr>
        <w:pStyle w:val="CommentText"/>
        <w:numPr>
          <w:ilvl w:val="0"/>
          <w:numId w:val="1"/>
        </w:numPr>
      </w:pPr>
      <w:r>
        <w:t xml:space="preserve">SSP1 </w:t>
      </w:r>
      <w:r>
        <w:rPr>
          <w:rFonts w:cs="Times New Roman"/>
        </w:rPr>
        <w:t>most moderate changes</w:t>
      </w:r>
    </w:p>
    <w:p w14:paraId="7319DED3" w14:textId="24AB7B52" w:rsidR="00B748BD" w:rsidRDefault="00B748BD" w:rsidP="009E0ED5">
      <w:pPr>
        <w:pStyle w:val="CommentText"/>
        <w:numPr>
          <w:ilvl w:val="0"/>
          <w:numId w:val="1"/>
        </w:numPr>
      </w:pPr>
      <w:r>
        <w:t xml:space="preserve"> Loss of forest centered in hotspots of biodiversity</w:t>
      </w:r>
    </w:p>
    <w:p w14:paraId="61A6C85C" w14:textId="0A13DE93" w:rsidR="00B748BD" w:rsidRPr="00C851F1" w:rsidRDefault="00B748BD" w:rsidP="009E0ED5">
      <w:pPr>
        <w:pStyle w:val="CommentText"/>
        <w:numPr>
          <w:ilvl w:val="0"/>
          <w:numId w:val="1"/>
        </w:numPr>
      </w:pPr>
      <w:r>
        <w:rPr>
          <w:rFonts w:eastAsiaTheme="minorEastAsia" w:cs="Times New Roman"/>
          <w:iCs/>
        </w:rPr>
        <w:t xml:space="preserve"> Loss of non-forest species is widespread across the globe</w:t>
      </w:r>
    </w:p>
    <w:p w14:paraId="374E533E" w14:textId="6A24CF73" w:rsidR="00B748BD" w:rsidRPr="00C851F1" w:rsidRDefault="00B748BD" w:rsidP="009E0ED5">
      <w:pPr>
        <w:pStyle w:val="CommentText"/>
        <w:numPr>
          <w:ilvl w:val="0"/>
          <w:numId w:val="1"/>
        </w:numPr>
      </w:pPr>
      <w:r>
        <w:t xml:space="preserve"> </w:t>
      </w:r>
      <w:r>
        <w:rPr>
          <w:rFonts w:cs="Times New Roman"/>
        </w:rPr>
        <w:t>African regions show the highest decreases</w:t>
      </w:r>
    </w:p>
    <w:p w14:paraId="21375641" w14:textId="09D417AA" w:rsidR="00B748BD" w:rsidRDefault="00B748BD" w:rsidP="009E0ED5">
      <w:pPr>
        <w:pStyle w:val="CommentText"/>
        <w:numPr>
          <w:ilvl w:val="0"/>
          <w:numId w:val="1"/>
        </w:numPr>
      </w:pPr>
      <w:r>
        <w:t>But also, high species turnover</w:t>
      </w:r>
    </w:p>
    <w:p w14:paraId="00EA0F52" w14:textId="0DE37293" w:rsidR="00B748BD" w:rsidRDefault="00B748BD">
      <w:pPr>
        <w:pStyle w:val="CommentText"/>
      </w:pPr>
    </w:p>
  </w:comment>
  <w:comment w:id="152" w:author="Isabel Rosa" w:date="2019-07-08T18:47:00Z" w:initials="IR">
    <w:p w14:paraId="51BE9AD7" w14:textId="7F857BB0" w:rsidR="00B748BD" w:rsidRDefault="00B748BD">
      <w:pPr>
        <w:pStyle w:val="CommentText"/>
      </w:pPr>
      <w:r>
        <w:rPr>
          <w:rStyle w:val="CommentReference"/>
        </w:rPr>
        <w:annotationRef/>
      </w:r>
      <w:r>
        <w:t>Replace by actual estimate?</w:t>
      </w:r>
    </w:p>
  </w:comment>
  <w:comment w:id="153" w:author="Ines Martins" w:date="2019-05-14T18:15:00Z" w:initials="ISM">
    <w:p w14:paraId="4E4717AF" w14:textId="77777777" w:rsidR="00B748BD" w:rsidRDefault="00B748BD" w:rsidP="00272806">
      <w:pPr>
        <w:pStyle w:val="CommentText"/>
        <w:rPr>
          <w:rFonts w:cs="Times New Roman"/>
          <w:lang w:val="en-GB"/>
        </w:rPr>
      </w:pPr>
      <w:r>
        <w:rPr>
          <w:rStyle w:val="CommentReference"/>
        </w:rPr>
        <w:annotationRef/>
      </w:r>
      <w:r>
        <w:t>Past Vs Scenarios</w:t>
      </w:r>
    </w:p>
    <w:p w14:paraId="18648665" w14:textId="77777777" w:rsidR="00B748BD" w:rsidRDefault="00B748BD" w:rsidP="00272806">
      <w:pPr>
        <w:pStyle w:val="CommentText"/>
      </w:pP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w:t>
      </w:r>
      <w:r w:rsidRPr="0094290F">
        <w:rPr>
          <w:color w:val="FF0000"/>
        </w:rPr>
        <w:t>-0.014</w:t>
      </w:r>
      <w:r>
        <w:t>% yr</w:t>
      </w:r>
      <w:r>
        <w:rPr>
          <w:vertAlign w:val="superscript"/>
        </w:rPr>
        <w:t>-1</w:t>
      </w:r>
      <w:r>
        <w:t xml:space="preserve">) Vs </w:t>
      </w: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w:t>
      </w:r>
      <w:r w:rsidRPr="0094290F">
        <w:rPr>
          <w:color w:val="FF0000"/>
        </w:rPr>
        <w:t>-0.0</w:t>
      </w:r>
      <w:r>
        <w:rPr>
          <w:color w:val="FF0000"/>
        </w:rPr>
        <w:t>06</w:t>
      </w:r>
      <w:r>
        <w:t xml:space="preserve">% to </w:t>
      </w:r>
      <w:r w:rsidRPr="0094290F">
        <w:rPr>
          <w:color w:val="FF0000"/>
        </w:rPr>
        <w:t>-0.01</w:t>
      </w:r>
      <w:r>
        <w:rPr>
          <w:color w:val="FF0000"/>
        </w:rPr>
        <w:t>4</w:t>
      </w:r>
      <w:r>
        <w:t>% yr</w:t>
      </w:r>
      <w:r>
        <w:rPr>
          <w:vertAlign w:val="superscript"/>
        </w:rPr>
        <w:t>-1</w:t>
      </w:r>
      <w:r>
        <w:t>)</w:t>
      </w:r>
      <w:r w:rsidRPr="005C0800">
        <w:t xml:space="preserve"> </w:t>
      </w:r>
      <w:r>
        <w:t>Relative</w:t>
      </w:r>
    </w:p>
    <w:p w14:paraId="638480CB" w14:textId="77777777" w:rsidR="00B748BD" w:rsidRDefault="00B748BD" w:rsidP="00272806">
      <w:pPr>
        <w:pStyle w:val="CommentText"/>
      </w:pP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w:t>
      </w:r>
      <w:r w:rsidRPr="0094290F">
        <w:rPr>
          <w:color w:val="FF0000"/>
        </w:rPr>
        <w:t>-</w:t>
      </w:r>
      <w:r>
        <w:rPr>
          <w:color w:val="FF0000"/>
        </w:rPr>
        <w:t>1.39</w:t>
      </w:r>
      <w:r>
        <w:t>sp yr</w:t>
      </w:r>
      <w:r>
        <w:rPr>
          <w:vertAlign w:val="superscript"/>
        </w:rPr>
        <w:t>-1</w:t>
      </w:r>
      <w:r>
        <w:t xml:space="preserve">) Vs </w:t>
      </w: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w:t>
      </w:r>
      <w:r w:rsidRPr="0094290F">
        <w:rPr>
          <w:color w:val="FF0000"/>
        </w:rPr>
        <w:t>-</w:t>
      </w:r>
      <w:r>
        <w:rPr>
          <w:color w:val="FF0000"/>
        </w:rPr>
        <w:t>0.63</w:t>
      </w:r>
      <w:r>
        <w:t xml:space="preserve"> to </w:t>
      </w:r>
      <w:r w:rsidRPr="0094290F">
        <w:rPr>
          <w:color w:val="FF0000"/>
        </w:rPr>
        <w:t>-</w:t>
      </w:r>
      <w:r>
        <w:rPr>
          <w:color w:val="FF0000"/>
        </w:rPr>
        <w:t>1.36</w:t>
      </w:r>
      <w:r>
        <w:t>sp yr</w:t>
      </w:r>
      <w:r>
        <w:rPr>
          <w:vertAlign w:val="superscript"/>
        </w:rPr>
        <w:t>-</w:t>
      </w:r>
      <w:proofErr w:type="gramStart"/>
      <w:r>
        <w:rPr>
          <w:vertAlign w:val="superscript"/>
        </w:rPr>
        <w:t>1</w:t>
      </w:r>
      <w:r>
        <w:t xml:space="preserve"> )</w:t>
      </w:r>
      <w:proofErr w:type="gramEnd"/>
      <w:r w:rsidRPr="005C0800">
        <w:t xml:space="preserve"> </w:t>
      </w:r>
      <w:r>
        <w:t>Absolute</w:t>
      </w:r>
    </w:p>
    <w:p w14:paraId="6D4DDD1C" w14:textId="77777777" w:rsidR="00B748BD" w:rsidRDefault="00B748BD" w:rsidP="00272806">
      <w:pPr>
        <w:pStyle w:val="CommentText"/>
      </w:pPr>
    </w:p>
  </w:comment>
  <w:comment w:id="150" w:author="HyeJin Kim" w:date="2019-09-15T23:46:00Z" w:initials="HJK">
    <w:p w14:paraId="2D021B95" w14:textId="34A5DCA9" w:rsidR="00B748BD" w:rsidRDefault="00B748BD">
      <w:pPr>
        <w:pStyle w:val="CommentText"/>
      </w:pPr>
      <w:r>
        <w:rPr>
          <w:rStyle w:val="CommentReference"/>
        </w:rPr>
        <w:annotationRef/>
      </w:r>
      <w:r>
        <w:t xml:space="preserve">Very long sentence. </w:t>
      </w:r>
    </w:p>
  </w:comment>
  <w:comment w:id="155" w:author="Ines Martins" w:date="2019-05-14T18:41:00Z" w:initials="ISM">
    <w:p w14:paraId="351ECB7B" w14:textId="0DEB5C15" w:rsidR="00B748BD" w:rsidRDefault="00B748BD" w:rsidP="00456037">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94290F">
        <w:rPr>
          <w:color w:val="FF0000"/>
        </w:rPr>
        <w:t>0.026</w:t>
      </w:r>
      <w:r>
        <w:t>%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6B303B">
        <w:rPr>
          <w:color w:val="FF0000"/>
        </w:rPr>
        <w:t>-</w:t>
      </w:r>
      <w:r w:rsidRPr="0094290F">
        <w:rPr>
          <w:color w:val="FF0000"/>
        </w:rPr>
        <w:t>0.0</w:t>
      </w:r>
      <w:r>
        <w:rPr>
          <w:color w:val="FF0000"/>
        </w:rPr>
        <w:t>01 to 0.010</w:t>
      </w:r>
      <w:r>
        <w:t>% yr</w:t>
      </w:r>
      <w:r>
        <w:rPr>
          <w:vertAlign w:val="superscript"/>
        </w:rPr>
        <w:t>-1</w:t>
      </w:r>
      <w:r>
        <w:t>) Relative</w:t>
      </w:r>
    </w:p>
    <w:p w14:paraId="29262B6E" w14:textId="7F4FA4EB" w:rsidR="00B748BD" w:rsidRDefault="00B748BD" w:rsidP="00456037">
      <w:pPr>
        <w:pStyle w:val="CommentText"/>
      </w:pP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Pr>
          <w:color w:val="FF0000"/>
        </w:rPr>
        <w:t>0.062</w:t>
      </w:r>
      <w:r w:rsidRPr="006B303B">
        <w:t xml:space="preserve"> </w:t>
      </w:r>
      <w:proofErr w:type="spellStart"/>
      <w:r>
        <w:t>sp</w:t>
      </w:r>
      <w:proofErr w:type="spellEnd"/>
      <w:r>
        <w:t xml:space="preserve">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6B303B">
        <w:rPr>
          <w:color w:val="FF0000"/>
        </w:rPr>
        <w:t>-</w:t>
      </w:r>
      <w:r>
        <w:rPr>
          <w:color w:val="FF0000"/>
        </w:rPr>
        <w:t>0.009 to 0.018</w:t>
      </w:r>
      <w:r>
        <w:t>sp yr</w:t>
      </w:r>
      <w:r>
        <w:rPr>
          <w:vertAlign w:val="superscript"/>
        </w:rPr>
        <w:t>-1</w:t>
      </w:r>
      <w:r>
        <w:t>) Absolute</w:t>
      </w:r>
    </w:p>
  </w:comment>
  <w:comment w:id="158" w:author="Ines Martins" w:date="2019-05-15T15:56:00Z" w:initials="ISM">
    <w:p w14:paraId="7AA2B307" w14:textId="77777777" w:rsidR="00B748BD" w:rsidRDefault="00B748BD">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94290F">
        <w:rPr>
          <w:color w:val="FF0000"/>
        </w:rPr>
        <w:t>0.026</w:t>
      </w:r>
      <w:r>
        <w:t>%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Pr>
          <w:color w:val="FF0000"/>
        </w:rPr>
        <w:t xml:space="preserve"> 0.002</w:t>
      </w:r>
      <w:r>
        <w:t>% yr</w:t>
      </w:r>
      <w:r>
        <w:rPr>
          <w:vertAlign w:val="superscript"/>
        </w:rPr>
        <w:t>-1</w:t>
      </w:r>
      <w:r>
        <w:t>)</w:t>
      </w:r>
    </w:p>
    <w:p w14:paraId="4894E5CD" w14:textId="49F2F5DE" w:rsidR="00B748BD" w:rsidRDefault="00B748BD">
      <w:pPr>
        <w:pStyle w:val="CommentText"/>
      </w:pPr>
    </w:p>
  </w:comment>
  <w:comment w:id="161" w:author="Ines Martins" w:date="2019-05-07T17:09:00Z" w:initials="ISM">
    <w:p w14:paraId="409DB781" w14:textId="77777777" w:rsidR="00B748BD" w:rsidRDefault="00B748BD" w:rsidP="00F94F0A">
      <w:pPr>
        <w:pStyle w:val="CommentText"/>
      </w:pPr>
      <w:r>
        <w:rPr>
          <w:rStyle w:val="CommentReference"/>
        </w:rPr>
        <w:annotationRef/>
      </w:r>
      <w:r>
        <w:rPr>
          <w:rFonts w:cs="Times New Roman"/>
          <w:lang w:val="en-GB"/>
        </w:rPr>
        <w:t>vary in intensity and even in direction</w:t>
      </w:r>
    </w:p>
  </w:comment>
  <w:comment w:id="162" w:author="Ines Martins" w:date="2019-05-16T15:19:00Z" w:initials="ISM">
    <w:p w14:paraId="63D0D5EC" w14:textId="60D6C469" w:rsidR="00B748BD" w:rsidRPr="00155764" w:rsidRDefault="00B748BD">
      <w:pPr>
        <w:pStyle w:val="CommentText"/>
        <w:rPr>
          <w:lang w:val="en-GB"/>
        </w:rPr>
      </w:pPr>
      <w:r>
        <w:rPr>
          <w:rStyle w:val="CommentReference"/>
        </w:rPr>
        <w:annotationRef/>
      </w:r>
      <w:r w:rsidRPr="00155764">
        <w:rPr>
          <w:rFonts w:cs="Times New Roman"/>
          <w:lang w:val="en-GB"/>
        </w:rPr>
        <w:t>e.g., ((</w:t>
      </w:r>
      <m:oMath>
        <m:sSub>
          <m:sSubPr>
            <m:ctrlPr>
              <w:rPr>
                <w:rFonts w:ascii="Cambria Math" w:hAnsi="Cambria Math" w:cs="Times New Roman"/>
                <w:i/>
                <w:iCs/>
              </w:rPr>
            </m:ctrlPr>
          </m:sSubPr>
          <m:e>
            <m:r>
              <w:rPr>
                <w:rFonts w:ascii="Cambria Math" w:hAnsi="Cambria Math" w:cs="Times New Roman"/>
                <w:lang w:val="en-GB"/>
              </w:rPr>
              <m:t>∆</m:t>
            </m:r>
            <m:r>
              <w:rPr>
                <w:rFonts w:ascii="Cambria Math" w:hAnsi="Cambria Math" w:cs="Times New Roman"/>
              </w:rPr>
              <m:t>P</m:t>
            </m:r>
          </m:e>
          <m:sub>
            <m:r>
              <w:rPr>
                <w:rFonts w:ascii="Cambria Math" w:hAnsi="Cambria Math" w:cs="Times New Roman"/>
              </w:rPr>
              <m:t>γ</m:t>
            </m:r>
          </m:sub>
        </m:sSub>
      </m:oMath>
      <w:r w:rsidRPr="00155764">
        <w:rPr>
          <w:lang w:val="en-GB"/>
        </w:rPr>
        <w:t>=</w:t>
      </w:r>
      <w:r w:rsidRPr="00155764">
        <w:rPr>
          <w:color w:val="FF0000"/>
          <w:lang w:val="en-GB"/>
        </w:rPr>
        <w:t>-0.015</w:t>
      </w:r>
      <w:r w:rsidRPr="00155764">
        <w:rPr>
          <w:lang w:val="en-GB"/>
        </w:rPr>
        <w:t>% yr</w:t>
      </w:r>
      <w:r w:rsidRPr="00155764">
        <w:rPr>
          <w:vertAlign w:val="superscript"/>
          <w:lang w:val="en-GB"/>
        </w:rPr>
        <w:t>-1</w:t>
      </w:r>
      <w:r w:rsidRPr="00155764">
        <w:rPr>
          <w:lang w:val="en-GB"/>
        </w:rPr>
        <w:t xml:space="preserve">) Vs </w:t>
      </w:r>
      <w:r w:rsidRPr="00155764">
        <w:rPr>
          <w:rFonts w:cs="Times New Roman"/>
          <w:lang w:val="en-GB"/>
        </w:rPr>
        <w:t>(</w:t>
      </w:r>
      <m:oMath>
        <m:sSub>
          <m:sSubPr>
            <m:ctrlPr>
              <w:rPr>
                <w:rFonts w:ascii="Cambria Math" w:hAnsi="Cambria Math" w:cs="Times New Roman"/>
                <w:i/>
                <w:iCs/>
              </w:rPr>
            </m:ctrlPr>
          </m:sSubPr>
          <m:e>
            <m:r>
              <w:rPr>
                <w:rFonts w:ascii="Cambria Math" w:hAnsi="Cambria Math" w:cs="Times New Roman"/>
                <w:lang w:val="en-GB"/>
              </w:rPr>
              <m:t>∆</m:t>
            </m:r>
            <m:r>
              <w:rPr>
                <w:rFonts w:ascii="Cambria Math" w:hAnsi="Cambria Math" w:cs="Times New Roman"/>
              </w:rPr>
              <m:t>P</m:t>
            </m:r>
          </m:e>
          <m:sub>
            <m:r>
              <w:rPr>
                <w:rFonts w:ascii="Cambria Math" w:hAnsi="Cambria Math" w:cs="Times New Roman"/>
              </w:rPr>
              <m:t>γ</m:t>
            </m:r>
          </m:sub>
        </m:sSub>
      </m:oMath>
      <w:r w:rsidRPr="00155764">
        <w:rPr>
          <w:lang w:val="en-GB"/>
        </w:rPr>
        <w:t>=</w:t>
      </w:r>
      <w:r w:rsidRPr="00155764">
        <w:rPr>
          <w:color w:val="FF0000"/>
          <w:lang w:val="en-GB"/>
        </w:rPr>
        <w:t>-0.036</w:t>
      </w:r>
      <w:r w:rsidRPr="00155764">
        <w:rPr>
          <w:lang w:val="en-GB"/>
        </w:rPr>
        <w:t>% yr</w:t>
      </w:r>
      <w:r w:rsidRPr="00155764">
        <w:rPr>
          <w:vertAlign w:val="superscript"/>
          <w:lang w:val="en-GB"/>
        </w:rPr>
        <w:t>-1</w:t>
      </w:r>
      <w:r w:rsidRPr="00155764">
        <w:rPr>
          <w:lang w:val="en-GB"/>
        </w:rPr>
        <w:t>)</w:t>
      </w:r>
    </w:p>
    <w:p w14:paraId="5ED888AE" w14:textId="4DEADBDB" w:rsidR="00B748BD" w:rsidRDefault="00B748BD">
      <w:pPr>
        <w:pStyle w:val="CommentText"/>
      </w:pPr>
      <w:r>
        <w:t>SSP1 Vs SSP3</w:t>
      </w:r>
    </w:p>
  </w:comment>
  <w:comment w:id="163" w:author="Ines Martins" w:date="2019-05-16T15:19:00Z" w:initials="ISM">
    <w:p w14:paraId="50BD5CF6" w14:textId="77777777" w:rsidR="00B748BD" w:rsidRDefault="00B748BD">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94290F">
        <w:rPr>
          <w:color w:val="FF0000"/>
        </w:rPr>
        <w:t>0.0</w:t>
      </w:r>
      <w:r>
        <w:rPr>
          <w:color w:val="FF0000"/>
        </w:rPr>
        <w:t>14</w:t>
      </w:r>
      <w:r>
        <w:t>%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Pr>
          <w:color w:val="FF0000"/>
        </w:rPr>
        <w:t xml:space="preserve"> -0.048</w:t>
      </w:r>
      <w:r>
        <w:t>% yr</w:t>
      </w:r>
      <w:r>
        <w:rPr>
          <w:vertAlign w:val="superscript"/>
        </w:rPr>
        <w:t>-1</w:t>
      </w:r>
      <w:r>
        <w:t>)</w:t>
      </w:r>
    </w:p>
    <w:p w14:paraId="62AB2427" w14:textId="0BA41712" w:rsidR="00B748BD" w:rsidRDefault="00B748BD">
      <w:pPr>
        <w:pStyle w:val="CommentText"/>
      </w:pPr>
      <w:r>
        <w:t>SSP1 Vs SSP3</w:t>
      </w:r>
    </w:p>
  </w:comment>
  <w:comment w:id="166" w:author="Ines Martins" w:date="2019-05-16T16:26:00Z" w:initials="ISM">
    <w:p w14:paraId="158EC39C" w14:textId="3F0791FA" w:rsidR="00B748BD" w:rsidRDefault="00B748BD" w:rsidP="002C474C">
      <w:pPr>
        <w:pStyle w:val="CommentText"/>
      </w:pPr>
      <w:r>
        <w:rPr>
          <w:rStyle w:val="CommentReference"/>
        </w:rPr>
        <w:annotationRef/>
      </w:r>
      <w:r>
        <w:rPr>
          <w:rFonts w:cs="Times New Roman"/>
          <w:lang w:val="en-GB"/>
        </w:rPr>
        <w:t>e.g.,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w:t>
      </w:r>
      <w:r w:rsidRPr="0094290F">
        <w:rPr>
          <w:color w:val="FF0000"/>
        </w:rPr>
        <w:t>-0.0</w:t>
      </w:r>
      <w:r>
        <w:rPr>
          <w:color w:val="FF0000"/>
        </w:rPr>
        <w:t>15</w:t>
      </w:r>
      <w:r>
        <w:t>% yr</w:t>
      </w:r>
      <w:r>
        <w:rPr>
          <w:vertAlign w:val="superscript"/>
        </w:rPr>
        <w:t>-1</w:t>
      </w:r>
      <w:r>
        <w:t xml:space="preserve">) Vs </w:t>
      </w:r>
      <w:r>
        <w:rPr>
          <w:rFonts w:cs="Times New Roman"/>
          <w:lang w:val="en-GB"/>
        </w:rPr>
        <w:t>(</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w:t>
      </w:r>
      <w:r w:rsidRPr="0094290F">
        <w:rPr>
          <w:color w:val="FF0000"/>
        </w:rPr>
        <w:t>-0.0</w:t>
      </w:r>
      <w:r>
        <w:rPr>
          <w:color w:val="FF0000"/>
        </w:rPr>
        <w:t>38</w:t>
      </w:r>
      <w:r>
        <w:t>% yr</w:t>
      </w:r>
      <w:r>
        <w:rPr>
          <w:vertAlign w:val="superscript"/>
        </w:rPr>
        <w:t>-1</w:t>
      </w:r>
      <w:r>
        <w:t>)</w:t>
      </w:r>
    </w:p>
    <w:p w14:paraId="035DD4D1" w14:textId="6C2C92A7" w:rsidR="00B748BD" w:rsidRDefault="00B748BD" w:rsidP="002C474C">
      <w:pPr>
        <w:pStyle w:val="CommentText"/>
      </w:pPr>
      <w:r>
        <w:t>SSP1 Vs</w:t>
      </w:r>
      <w:r w:rsidRPr="00742772">
        <w:t xml:space="preserve"> </w:t>
      </w:r>
      <w:r>
        <w:t xml:space="preserve">Historical </w:t>
      </w:r>
    </w:p>
  </w:comment>
  <w:comment w:id="168" w:author="Ines Martins" w:date="2019-05-16T16:28:00Z" w:initials="ISM">
    <w:p w14:paraId="26099603" w14:textId="7584B289" w:rsidR="00B748BD" w:rsidRDefault="00B748BD" w:rsidP="002C474C">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94290F">
        <w:rPr>
          <w:color w:val="FF0000"/>
        </w:rPr>
        <w:t>0.0</w:t>
      </w:r>
      <w:r>
        <w:rPr>
          <w:color w:val="FF0000"/>
        </w:rPr>
        <w:t>50</w:t>
      </w:r>
      <w:r>
        <w:t>%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Pr>
          <w:color w:val="FF0000"/>
        </w:rPr>
        <w:t xml:space="preserve"> -0.014</w:t>
      </w:r>
      <w:r>
        <w:t>% yr</w:t>
      </w:r>
      <w:r>
        <w:rPr>
          <w:vertAlign w:val="superscript"/>
        </w:rPr>
        <w:t>-1</w:t>
      </w:r>
      <w:r>
        <w:t>)</w:t>
      </w:r>
    </w:p>
    <w:p w14:paraId="13EFDB70" w14:textId="70F2797A" w:rsidR="00B748BD" w:rsidRDefault="00B748BD" w:rsidP="002C474C">
      <w:pPr>
        <w:pStyle w:val="CommentText"/>
      </w:pPr>
      <w:r>
        <w:t>Historical Vs SSP1</w:t>
      </w:r>
    </w:p>
  </w:comment>
  <w:comment w:id="170" w:author="Ines Martins" w:date="2019-05-20T15:18:00Z" w:initials="ISM">
    <w:p w14:paraId="3BB0F256" w14:textId="77777777" w:rsidR="00B748BD" w:rsidRDefault="00B748BD" w:rsidP="00607E4A">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3A00A8">
        <w:rPr>
          <w:rFonts w:eastAsia="Times New Roman" w:cs="Times New Roman"/>
          <w:color w:val="FF0000"/>
          <w:lang w:eastAsia="en-GB"/>
        </w:rPr>
        <w:t>0.018</w:t>
      </w:r>
      <w:r>
        <w:t>%</w:t>
      </w:r>
      <w:r w:rsidRPr="00E928FD">
        <w:rPr>
          <w:rFonts w:eastAsia="Times New Roman" w:cs="Times New Roman"/>
          <w:color w:val="000000" w:themeColor="text1"/>
          <w:lang w:eastAsia="en-GB"/>
        </w:rPr>
        <w:t xml:space="preserve"> yr</w:t>
      </w:r>
      <w:r w:rsidRPr="00E928FD">
        <w:rPr>
          <w:rFonts w:eastAsia="Times New Roman" w:cs="Times New Roman"/>
          <w:color w:val="000000" w:themeColor="text1"/>
          <w:vertAlign w:val="superscript"/>
          <w:lang w:eastAsia="en-GB"/>
        </w:rPr>
        <w:t>-1</w:t>
      </w:r>
      <w:r>
        <w:t>)</w:t>
      </w:r>
    </w:p>
  </w:comment>
  <w:comment w:id="171" w:author="Ines Martins" w:date="2019-12-04T15:04:00Z" w:initials="ISM">
    <w:p w14:paraId="24777295" w14:textId="451EB484" w:rsidR="00B748BD" w:rsidRDefault="00B748BD" w:rsidP="000C272B">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94290F">
        <w:rPr>
          <w:color w:val="FF0000"/>
        </w:rPr>
        <w:t>0.0</w:t>
      </w:r>
      <w:r>
        <w:rPr>
          <w:color w:val="FF0000"/>
        </w:rPr>
        <w:t>36</w:t>
      </w:r>
      <w:r>
        <w:t>%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Pr>
          <w:color w:val="FF0000"/>
        </w:rPr>
        <w:t xml:space="preserve"> 0.018</w:t>
      </w:r>
      <w:r>
        <w:t>% yr</w:t>
      </w:r>
      <w:r>
        <w:rPr>
          <w:vertAlign w:val="superscript"/>
        </w:rPr>
        <w:t>-1</w:t>
      </w:r>
      <w:r>
        <w:t>)</w:t>
      </w:r>
    </w:p>
    <w:p w14:paraId="3511E8F1" w14:textId="3A2BBAE9" w:rsidR="00B748BD" w:rsidRDefault="00B748BD" w:rsidP="000C272B">
      <w:pPr>
        <w:pStyle w:val="CommentText"/>
      </w:pPr>
      <w:r>
        <w:t>Historical Vs SSP3</w:t>
      </w:r>
    </w:p>
  </w:comment>
  <w:comment w:id="175" w:author="HyeJin Kim" w:date="2019-09-15T23:55:00Z" w:initials="HJK">
    <w:p w14:paraId="057BEBFC" w14:textId="4DABACEB" w:rsidR="00B748BD" w:rsidRDefault="00B748BD">
      <w:pPr>
        <w:pStyle w:val="CommentText"/>
      </w:pPr>
      <w:r>
        <w:rPr>
          <w:rStyle w:val="CommentReference"/>
        </w:rPr>
        <w:annotationRef/>
      </w:r>
      <w:r>
        <w:t>Maybe a different word to reflect sustainability</w:t>
      </w:r>
    </w:p>
  </w:comment>
  <w:comment w:id="176" w:author="Ines Martins" w:date="2019-05-20T15:18:00Z" w:initials="ISM">
    <w:p w14:paraId="39FBE93E" w14:textId="77777777" w:rsidR="00B748BD" w:rsidRDefault="00B748BD" w:rsidP="00300F4E">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3A00A8">
        <w:rPr>
          <w:rFonts w:eastAsia="Times New Roman" w:cs="Times New Roman"/>
          <w:color w:val="FF0000"/>
          <w:lang w:eastAsia="en-GB"/>
        </w:rPr>
        <w:t>0.018</w:t>
      </w:r>
      <w:r>
        <w:t>%</w:t>
      </w:r>
      <w:r w:rsidRPr="00E928FD">
        <w:rPr>
          <w:rFonts w:eastAsia="Times New Roman" w:cs="Times New Roman"/>
          <w:color w:val="000000" w:themeColor="text1"/>
          <w:lang w:eastAsia="en-GB"/>
        </w:rPr>
        <w:t xml:space="preserve"> yr</w:t>
      </w:r>
      <w:r w:rsidRPr="00E928FD">
        <w:rPr>
          <w:rFonts w:eastAsia="Times New Roman" w:cs="Times New Roman"/>
          <w:color w:val="000000" w:themeColor="text1"/>
          <w:vertAlign w:val="superscript"/>
          <w:lang w:eastAsia="en-GB"/>
        </w:rPr>
        <w:t>-1</w:t>
      </w:r>
      <w:r>
        <w:t>)</w:t>
      </w:r>
    </w:p>
  </w:comment>
  <w:comment w:id="184" w:author="Ines Martins" w:date="2019-12-13T16:24:00Z" w:initials="ISM">
    <w:p w14:paraId="4B676C43" w14:textId="6CA1C813" w:rsidR="00B748BD" w:rsidRDefault="00B748BD">
      <w:pPr>
        <w:pStyle w:val="CommentText"/>
      </w:pPr>
      <w:r>
        <w:rPr>
          <w:rStyle w:val="CommentReference"/>
        </w:rPr>
        <w:annotationRef/>
      </w:r>
      <w:r>
        <w:t xml:space="preserve">Average of </w:t>
      </w:r>
      <m:oMath>
        <m:acc>
          <m:accPr>
            <m:chr m:val="̅"/>
            <m:ctrlPr>
              <w:rPr>
                <w:rFonts w:ascii="Cambria Math" w:hAnsi="Cambria Math" w:cs="Times New Roman"/>
                <w:i/>
                <w:iCs/>
                <w:color w:val="000000" w:themeColor="text1"/>
              </w:rPr>
            </m:ctrlPr>
          </m:acc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α</m:t>
                </m:r>
              </m:sub>
            </m:sSub>
          </m:e>
        </m:acc>
      </m:oMath>
      <w:r w:rsidRPr="00641C5B">
        <w:rPr>
          <w:rFonts w:eastAsiaTheme="minorEastAsia" w:cs="Times New Roman"/>
          <w:iCs/>
          <w:color w:val="000000" w:themeColor="text1"/>
        </w:rPr>
        <w:t xml:space="preserve"> </w:t>
      </w:r>
      <w:r>
        <w:t>across in the 5 African regions</w:t>
      </w:r>
    </w:p>
  </w:comment>
  <w:comment w:id="185" w:author="Ines Martins" w:date="2019-12-12T20:06:00Z" w:initials="ISM">
    <w:p w14:paraId="33EFA8ED" w14:textId="5DD9C007" w:rsidR="00B748BD" w:rsidRDefault="00B748BD">
      <w:pPr>
        <w:pStyle w:val="CommentText"/>
      </w:pPr>
      <w:r>
        <w:rPr>
          <w:rStyle w:val="CommentReference"/>
        </w:rPr>
        <w:annotationRef/>
      </w:r>
      <w:r>
        <w:t xml:space="preserve">Average of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γ</m:t>
            </m:r>
          </m:sub>
        </m:sSub>
      </m:oMath>
      <w:r>
        <w:t xml:space="preserve"> across in the 5 African regions</w:t>
      </w:r>
    </w:p>
  </w:comment>
  <w:comment w:id="187" w:author="Ines Martins" w:date="2019-12-13T16:21:00Z" w:initials="ISM">
    <w:p w14:paraId="0016DEA2" w14:textId="77D892FF" w:rsidR="00B748BD" w:rsidRDefault="00B748BD">
      <w:pPr>
        <w:pStyle w:val="CommentText"/>
      </w:pPr>
      <w:r>
        <w:rPr>
          <w:rStyle w:val="CommentReference"/>
        </w:rPr>
        <w:annotationRef/>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sidRPr="0094290F">
        <w:rPr>
          <w:color w:val="FF0000"/>
        </w:rPr>
        <w:t>0.026</w:t>
      </w:r>
      <w:r>
        <w:t>% yr</w:t>
      </w:r>
      <w:r>
        <w:rPr>
          <w:vertAlign w:val="superscript"/>
        </w:rPr>
        <w:t>-1</w:t>
      </w:r>
      <w:r>
        <w:t xml:space="preserve">) Vs </w:t>
      </w:r>
      <w:r>
        <w:rPr>
          <w:rFonts w:cs="Times New Roman"/>
          <w:lang w:val="en-GB"/>
        </w:rPr>
        <w:t>(</w:t>
      </w:r>
      <m:oMath>
        <m:acc>
          <m:accPr>
            <m:chr m:val="̅"/>
            <m:ctrlPr>
              <w:rPr>
                <w:rFonts w:ascii="Cambria Math" w:hAnsi="Cambria Math" w:cs="Times New Roman"/>
                <w:i/>
                <w:iCs/>
                <w:sz w:val="24"/>
                <w:szCs w:val="24"/>
              </w:rPr>
            </m:ctrlPr>
          </m:acc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α</m:t>
                </m:r>
              </m:sub>
            </m:sSub>
          </m:e>
        </m:acc>
      </m:oMath>
      <w:r>
        <w:rPr>
          <w:rFonts w:eastAsiaTheme="minorEastAsia" w:cs="Times New Roman"/>
          <w:iCs/>
        </w:rPr>
        <w:t xml:space="preserve"> </w:t>
      </w:r>
      <w:r>
        <w:t>=</w:t>
      </w:r>
      <w:r>
        <w:rPr>
          <w:color w:val="FF0000"/>
        </w:rPr>
        <w:t xml:space="preserve"> 0.1348</w:t>
      </w:r>
      <w:r>
        <w:t>% yr</w:t>
      </w:r>
      <w:r>
        <w:rPr>
          <w:vertAlign w:val="superscript"/>
        </w:rPr>
        <w:t>-1</w:t>
      </w:r>
      <w:r>
        <w:t>)</w:t>
      </w:r>
    </w:p>
    <w:p w14:paraId="3B6C0F41" w14:textId="17C3021E" w:rsidR="00B748BD" w:rsidRDefault="00B748BD">
      <w:pPr>
        <w:pStyle w:val="CommentText"/>
      </w:pPr>
      <w:r>
        <w:t>Historical Vs SSP3</w:t>
      </w:r>
    </w:p>
  </w:comment>
  <w:comment w:id="188" w:author="Ines Martins" w:date="2019-05-27T17:19:00Z" w:initials="ISM">
    <w:p w14:paraId="6B007487" w14:textId="595B4768" w:rsidR="00B748BD" w:rsidRDefault="00B748BD">
      <w:pPr>
        <w:pStyle w:val="CommentText"/>
      </w:pPr>
      <w:r>
        <w:rPr>
          <w:rStyle w:val="CommentReference"/>
        </w:rPr>
        <w:annotationRef/>
      </w:r>
      <w:r>
        <w:t>I could go to more specific examples, but try to keep to the IPBES regions.</w:t>
      </w:r>
    </w:p>
  </w:comment>
  <w:comment w:id="193" w:author="Isabel Rosa" w:date="2019-07-08T18:54:00Z" w:initials="IR">
    <w:p w14:paraId="4F4A6F5C" w14:textId="1F61AEE3" w:rsidR="00B748BD" w:rsidRDefault="00B748BD">
      <w:pPr>
        <w:pStyle w:val="CommentText"/>
      </w:pPr>
      <w:r>
        <w:rPr>
          <w:rStyle w:val="CommentReference"/>
        </w:rPr>
        <w:annotationRef/>
      </w:r>
      <w:r>
        <w:t>17 or 18?</w:t>
      </w:r>
    </w:p>
  </w:comment>
  <w:comment w:id="195" w:author="Ines Martins" w:date="2019-06-27T17:22:00Z" w:initials="ISM">
    <w:p w14:paraId="3B877443" w14:textId="2BDB0C02" w:rsidR="00B748BD" w:rsidRDefault="00B748BD">
      <w:pPr>
        <w:pStyle w:val="CommentText"/>
      </w:pPr>
      <w:r>
        <w:rPr>
          <w:rStyle w:val="CommentReference"/>
        </w:rPr>
        <w:annotationRef/>
      </w:r>
      <w:r>
        <w:t xml:space="preserve">This is very </w:t>
      </w:r>
      <w:proofErr w:type="spellStart"/>
      <w:r>
        <w:t>very</w:t>
      </w:r>
      <w:proofErr w:type="spellEnd"/>
      <w:r>
        <w:t xml:space="preserve"> drafty and still missing stuff. Feel free to tell me what should not or should be here. Add text if you have something (e.g. paper, example, statement, etc.) that come to mind while reading it. </w:t>
      </w:r>
    </w:p>
  </w:comment>
  <w:comment w:id="196" w:author="HyeJin Kim" w:date="2019-09-16T00:31:00Z" w:initials="HJK">
    <w:p w14:paraId="0279D17F" w14:textId="4EE920A9" w:rsidR="00B748BD" w:rsidRDefault="00B748BD">
      <w:pPr>
        <w:pStyle w:val="CommentText"/>
      </w:pPr>
      <w:r>
        <w:rPr>
          <w:rStyle w:val="CommentReference"/>
        </w:rPr>
        <w:annotationRef/>
      </w:r>
      <w:r>
        <w:t xml:space="preserve">I ran out of time. </w:t>
      </w:r>
      <w:proofErr w:type="gramStart"/>
      <w:r>
        <w:t>So</w:t>
      </w:r>
      <w:proofErr w:type="gramEnd"/>
      <w:r>
        <w:t xml:space="preserve"> I will read discussion, thinking about results’ implications, in the next 2-3 weeks.</w:t>
      </w:r>
    </w:p>
  </w:comment>
  <w:comment w:id="197" w:author="Isabel Rosa" w:date="2019-07-08T19:01:00Z" w:initials="IR">
    <w:p w14:paraId="6C6C3D1D" w14:textId="16621341" w:rsidR="00B748BD" w:rsidRDefault="00B748BD">
      <w:pPr>
        <w:pStyle w:val="CommentText"/>
      </w:pPr>
      <w:r>
        <w:rPr>
          <w:rStyle w:val="CommentReference"/>
        </w:rPr>
        <w:annotationRef/>
      </w:r>
      <w:r>
        <w:t xml:space="preserve">I’m happy to go over it again, once it’s a bit more consolidated </w:t>
      </w:r>
      <w:r>
        <w:rPr>
          <w:rFonts w:ascii="Segoe UI Emoji" w:eastAsia="Segoe UI Emoji" w:hAnsi="Segoe UI Emoji" w:cs="Segoe UI Emoji"/>
        </w:rPr>
        <w:t>😊</w:t>
      </w:r>
      <w:r>
        <w:t xml:space="preserve"> </w:t>
      </w:r>
    </w:p>
  </w:comment>
  <w:comment w:id="200" w:author="HyeJin Kim" w:date="2019-09-16T00:27:00Z" w:initials="HJK">
    <w:p w14:paraId="18B12E47" w14:textId="621064B3" w:rsidR="00B748BD" w:rsidRDefault="00B748BD">
      <w:pPr>
        <w:pStyle w:val="CommentText"/>
      </w:pPr>
      <w:r>
        <w:rPr>
          <w:rStyle w:val="CommentReference"/>
        </w:rPr>
        <w:annotationRef/>
      </w:r>
      <w:r>
        <w:t>Need to specify more… is it management decisions or land use decisions?</w:t>
      </w:r>
    </w:p>
  </w:comment>
  <w:comment w:id="225" w:author="Kim HyeJin" w:date="2019-10-07T14:54:00Z" w:initials="KH">
    <w:p w14:paraId="0A903BE2" w14:textId="77777777" w:rsidR="00B748BD" w:rsidRDefault="00B748BD" w:rsidP="00091502">
      <w:pPr>
        <w:pStyle w:val="CommentText"/>
      </w:pPr>
      <w:r>
        <w:rPr>
          <w:rStyle w:val="CommentReference"/>
        </w:rPr>
        <w:annotationRef/>
      </w:r>
      <w:r>
        <w:t>To be consistent with what’s written in prior sentences, we have to say SSP1 stays consistent with historical trend or in some cases improve/decline less. if SSP1 is reverting the biodiversity loss, “by reducing the rate of biodiversity loss to lower than the historical values”. Maybe this sentence is repetitive?</w:t>
      </w:r>
    </w:p>
  </w:comment>
  <w:comment w:id="230" w:author="Ines Martins" w:date="2019-06-27T17:06:00Z" w:initials="ISM">
    <w:p w14:paraId="681ABF04" w14:textId="77777777" w:rsidR="00B748BD" w:rsidRDefault="00B748BD">
      <w:pPr>
        <w:pStyle w:val="CommentText"/>
      </w:pPr>
      <w:r>
        <w:rPr>
          <w:rStyle w:val="CommentReference"/>
        </w:rPr>
        <w:annotationRef/>
      </w:r>
      <w:r>
        <w:t>Should I also compare the trends observed with other studies?</w:t>
      </w:r>
    </w:p>
    <w:p w14:paraId="676404F3" w14:textId="2BCDACD3" w:rsidR="00B748BD" w:rsidRDefault="00B748BD">
      <w:pPr>
        <w:pStyle w:val="CommentText"/>
      </w:pPr>
      <w:r>
        <w:t>Only a few have done LU only (e.g., van Vuuren 2006)</w:t>
      </w:r>
    </w:p>
  </w:comment>
  <w:comment w:id="240" w:author="Kim HyeJin" w:date="2019-10-07T14:48:00Z" w:initials="KH">
    <w:p w14:paraId="332E4B0C" w14:textId="77777777" w:rsidR="00B748BD" w:rsidRDefault="00B748BD" w:rsidP="003E4081">
      <w:pPr>
        <w:pStyle w:val="CommentText"/>
      </w:pPr>
      <w:r>
        <w:rPr>
          <w:rStyle w:val="CommentReference"/>
        </w:rPr>
        <w:annotationRef/>
      </w:r>
      <w:r>
        <w:t>This part was a bit confusing to me. Could we rephrase as “tend to neglect the information on the identity and functional role of species in biodiversity loss that can inform conservation decisions.”</w:t>
      </w:r>
    </w:p>
  </w:comment>
  <w:comment w:id="241" w:author="Ines Martins" w:date="2019-12-18T14:42:00Z" w:initials="ISM">
    <w:p w14:paraId="1201D1A5" w14:textId="77777777" w:rsidR="00B748BD" w:rsidRDefault="00B748BD" w:rsidP="003E4081">
      <w:pPr>
        <w:pStyle w:val="CommentText"/>
      </w:pPr>
      <w:r>
        <w:rPr>
          <w:rStyle w:val="CommentReference"/>
        </w:rPr>
        <w:annotationRef/>
      </w:r>
      <w:r>
        <w:t xml:space="preserve">I think I still prefer as it is. </w:t>
      </w:r>
    </w:p>
  </w:comment>
  <w:comment w:id="231" w:author="Isabel Rosa" w:date="2019-07-08T18:55:00Z" w:initials="IR">
    <w:p w14:paraId="0E637CC9" w14:textId="77777777" w:rsidR="00B748BD" w:rsidRDefault="00B748BD">
      <w:pPr>
        <w:pStyle w:val="CommentText"/>
      </w:pPr>
      <w:r>
        <w:rPr>
          <w:rStyle w:val="CommentReference"/>
        </w:rPr>
        <w:annotationRef/>
      </w:r>
      <w:r>
        <w:t>Yes, and perhaps also compare it with papers that used the same data but assessed a different biodiversity metric, like Moreno and Simon’s paper in GCB:</w:t>
      </w:r>
    </w:p>
    <w:p w14:paraId="1612905D" w14:textId="77777777" w:rsidR="00B748BD" w:rsidRDefault="00B748BD">
      <w:pPr>
        <w:pStyle w:val="CommentText"/>
      </w:pPr>
    </w:p>
    <w:p w14:paraId="7413D0BB" w14:textId="77777777" w:rsidR="00B748BD" w:rsidRDefault="00B748BD">
      <w:pPr>
        <w:pStyle w:val="CommentText"/>
      </w:pPr>
      <w:hyperlink r:id="rId2" w:history="1">
        <w:r>
          <w:rPr>
            <w:rStyle w:val="Hyperlink"/>
          </w:rPr>
          <w:t>https://onlinelibrary.wiley.com/doi/abs/10.1111/gcb.14663</w:t>
        </w:r>
      </w:hyperlink>
    </w:p>
    <w:p w14:paraId="00721721" w14:textId="0DDB1FBC" w:rsidR="00B748BD" w:rsidRDefault="00B748BD">
      <w:pPr>
        <w:pStyle w:val="CommentText"/>
      </w:pPr>
    </w:p>
    <w:p w14:paraId="2A5D3941" w14:textId="556A30CE" w:rsidR="00B748BD" w:rsidRDefault="00B748BD">
      <w:pPr>
        <w:pStyle w:val="CommentText"/>
      </w:pPr>
    </w:p>
    <w:p w14:paraId="65DF1F88" w14:textId="09285C5E" w:rsidR="00B748BD" w:rsidRDefault="00B748BD">
      <w:pPr>
        <w:pStyle w:val="CommentText"/>
      </w:pPr>
      <w:r>
        <w:t xml:space="preserve">Also, can you compare the historical rates of extinctions with existing estimates from other papers? Does </w:t>
      </w:r>
      <w:proofErr w:type="spellStart"/>
      <w:r>
        <w:t>cSAR</w:t>
      </w:r>
      <w:proofErr w:type="spellEnd"/>
      <w:r>
        <w:t xml:space="preserve"> match the IUCN rates of extinction for example? And how does it vary for each IPBES regions? This would be a way to ‘validate’ the results of the </w:t>
      </w:r>
      <w:proofErr w:type="spellStart"/>
      <w:r>
        <w:t>cSAR</w:t>
      </w:r>
      <w:proofErr w:type="spellEnd"/>
      <w:r>
        <w:t xml:space="preserve"> model.  </w:t>
      </w:r>
    </w:p>
    <w:p w14:paraId="017EF2F7" w14:textId="373B7E89" w:rsidR="00B748BD" w:rsidRDefault="00B748BD">
      <w:pPr>
        <w:pStyle w:val="CommentText"/>
      </w:pPr>
    </w:p>
  </w:comment>
  <w:comment w:id="324" w:author="Isabel Rosa" w:date="2019-07-08T18:58:00Z" w:initials="IR">
    <w:p w14:paraId="7BACFC9A" w14:textId="77777777" w:rsidR="00B748BD" w:rsidRDefault="00B748BD">
      <w:pPr>
        <w:pStyle w:val="CommentText"/>
      </w:pPr>
      <w:r>
        <w:rPr>
          <w:rStyle w:val="CommentReference"/>
        </w:rPr>
        <w:annotationRef/>
      </w:r>
      <w:r>
        <w:t>UN call for the restoration decade</w:t>
      </w:r>
    </w:p>
    <w:p w14:paraId="691AB15A" w14:textId="77777777" w:rsidR="00B748BD" w:rsidRDefault="00B748BD">
      <w:pPr>
        <w:pStyle w:val="CommentText"/>
      </w:pPr>
      <w:r>
        <w:t>Post-2020 agenda, how can these analyses help inform targets</w:t>
      </w:r>
    </w:p>
    <w:p w14:paraId="0B7EBF4B" w14:textId="3BA5BE6E" w:rsidR="00B748BD" w:rsidRDefault="00B748BD">
      <w:pPr>
        <w:pStyle w:val="CommentText"/>
      </w:pPr>
    </w:p>
  </w:comment>
  <w:comment w:id="307" w:author="Kim HyeJin" w:date="2019-10-07T15:21:00Z" w:initials="KH">
    <w:p w14:paraId="466A12E1" w14:textId="4A4CFA72" w:rsidR="00B748BD" w:rsidRDefault="00B748BD">
      <w:pPr>
        <w:pStyle w:val="CommentText"/>
      </w:pPr>
      <w:r>
        <w:rPr>
          <w:rStyle w:val="CommentReference"/>
        </w:rPr>
        <w:annotationRef/>
      </w:r>
      <w:r>
        <w:t xml:space="preserve">I wonder if this is more or less what you meant to say. </w:t>
      </w:r>
    </w:p>
  </w:comment>
  <w:comment w:id="371" w:author="Isabel Rosa" w:date="2019-07-08T19:05:00Z" w:initials="IR">
    <w:p w14:paraId="493E8AE9" w14:textId="30718EFC" w:rsidR="00B748BD" w:rsidRDefault="00B748BD">
      <w:pPr>
        <w:pStyle w:val="CommentText"/>
      </w:pPr>
      <w:r>
        <w:rPr>
          <w:rStyle w:val="CommentReference"/>
        </w:rPr>
        <w:annotationRef/>
      </w:r>
      <w:r>
        <w:t xml:space="preserve">It is important to explain why the P gamma goes down, while P alpha (mostly) goes up. It was an imposition of the model… but it might be good to bring it back here and discuss these results a bit further. </w:t>
      </w:r>
    </w:p>
  </w:comment>
  <w:comment w:id="372" w:author="Kim HyeJin" w:date="2019-10-07T15:23:00Z" w:initials="KH">
    <w:p w14:paraId="7B0BD510" w14:textId="6B6A13BD" w:rsidR="00B748BD" w:rsidRDefault="00B748BD">
      <w:pPr>
        <w:pStyle w:val="CommentText"/>
      </w:pPr>
      <w:r>
        <w:rPr>
          <w:rStyle w:val="CommentReference"/>
        </w:rPr>
        <w:annotationRef/>
      </w:r>
      <w:r>
        <w:t>Turnover?</w:t>
      </w:r>
    </w:p>
  </w:comment>
  <w:comment w:id="382" w:author="Ines Martins" w:date="2019-06-27T15:05:00Z" w:initials="ISM">
    <w:p w14:paraId="588DA3C1" w14:textId="37F58A0D" w:rsidR="00B748BD" w:rsidRDefault="00B748BD">
      <w:pPr>
        <w:pStyle w:val="CommentText"/>
      </w:pPr>
      <w:r>
        <w:rPr>
          <w:rStyle w:val="CommentReference"/>
        </w:rPr>
        <w:annotationRef/>
      </w:r>
      <w:r>
        <w:t xml:space="preserve">Maybe not the best </w:t>
      </w:r>
      <w:proofErr w:type="gramStart"/>
      <w:r>
        <w:t>word..</w:t>
      </w:r>
      <w:proofErr w:type="gramEnd"/>
    </w:p>
  </w:comment>
  <w:comment w:id="383" w:author="Kim HyeJin" w:date="2019-10-07T15:27:00Z" w:initials="KH">
    <w:p w14:paraId="75A8EFFE" w14:textId="22C0287D" w:rsidR="00B748BD" w:rsidRDefault="00B748BD">
      <w:pPr>
        <w:pStyle w:val="CommentText"/>
      </w:pPr>
      <w:r>
        <w:rPr>
          <w:rStyle w:val="CommentReference"/>
        </w:rPr>
        <w:annotationRef/>
      </w:r>
      <w:proofErr w:type="gramStart"/>
      <w:r>
        <w:t>So</w:t>
      </w:r>
      <w:proofErr w:type="gramEnd"/>
      <w:r>
        <w:t xml:space="preserve"> from a user (of this information/finding) perspective, this results makes sense that we lose species for forest when we convert land for agriculture. Could we extend this part to NCP level though – the consequences of loss of primary vegetation, therefore loss of forest species, in ecosystem functions and services that impact human societies? Then we could be a bit more specific in the remaining of discussion here as well. I am happy to help more in the next draft when we have the discussion section tided up.</w:t>
      </w:r>
    </w:p>
  </w:comment>
  <w:comment w:id="392" w:author="Isabel Rosa" w:date="2019-07-08T15:46:00Z" w:initials="IR">
    <w:p w14:paraId="0ED786E9" w14:textId="77777777" w:rsidR="00B748BD" w:rsidRDefault="00B748BD" w:rsidP="000458F2">
      <w:pPr>
        <w:pStyle w:val="CommentText"/>
      </w:pPr>
      <w:r>
        <w:rPr>
          <w:rStyle w:val="CommentReference"/>
        </w:rPr>
        <w:annotationRef/>
      </w:r>
      <w:r>
        <w:t xml:space="preserve">I’m a little concerned with this, because </w:t>
      </w:r>
      <w:proofErr w:type="spellStart"/>
      <w:r>
        <w:t>cSAR</w:t>
      </w:r>
      <w:proofErr w:type="spellEnd"/>
      <w:r>
        <w:t xml:space="preserve"> is limited in the way it could potentially capture this, right? But you and Henrique can certainly address this much better. </w:t>
      </w:r>
    </w:p>
  </w:comment>
  <w:comment w:id="396" w:author="Isabel Rosa" w:date="2019-07-08T18:59:00Z" w:initials="IR">
    <w:p w14:paraId="60875401" w14:textId="7924A501" w:rsidR="00B748BD" w:rsidRDefault="00B748BD">
      <w:pPr>
        <w:pStyle w:val="CommentText"/>
      </w:pPr>
      <w:r>
        <w:rPr>
          <w:rStyle w:val="CommentReference"/>
        </w:rPr>
        <w:annotationRef/>
      </w:r>
      <w:r>
        <w:t xml:space="preserve">Capture other dimensions of biodiversity? Interaction among species? I was wondering if it would be good to address a bit this ‘limitation’ that </w:t>
      </w:r>
      <w:proofErr w:type="spellStart"/>
      <w:r>
        <w:t>cSAR</w:t>
      </w:r>
      <w:proofErr w:type="spellEnd"/>
      <w:r>
        <w:t xml:space="preserve"> is focusing only on one (quite simple) aspect of biodiversity. </w:t>
      </w:r>
    </w:p>
  </w:comment>
  <w:comment w:id="397" w:author="Ines Martins" w:date="2019-08-22T16:03:00Z" w:initials="ISM">
    <w:p w14:paraId="317A7113" w14:textId="1CE19144" w:rsidR="00B748BD" w:rsidRDefault="00B748BD">
      <w:pPr>
        <w:pStyle w:val="CommentText"/>
      </w:pPr>
      <w:r>
        <w:rPr>
          <w:rStyle w:val="CommentReference"/>
        </w:rPr>
        <w:annotationRef/>
      </w:r>
      <w:proofErr w:type="spellStart"/>
      <w:proofErr w:type="gramStart"/>
      <w:r>
        <w:rPr>
          <w:color w:val="000000" w:themeColor="text1"/>
          <w:sz w:val="22"/>
          <w:szCs w:val="22"/>
        </w:rPr>
        <w:t>Or”</w:t>
      </w:r>
      <w:r w:rsidRPr="00FD46D9">
        <w:rPr>
          <w:color w:val="000000" w:themeColor="text1"/>
          <w:sz w:val="22"/>
          <w:szCs w:val="22"/>
        </w:rPr>
        <w:t>When</w:t>
      </w:r>
      <w:proofErr w:type="spellEnd"/>
      <w:proofErr w:type="gramEnd"/>
      <w:r w:rsidRPr="00FD46D9">
        <w:rPr>
          <w:color w:val="000000" w:themeColor="text1"/>
          <w:sz w:val="22"/>
          <w:szCs w:val="22"/>
        </w:rPr>
        <w:t xml:space="preserve"> interpreting our results, it is important to consider the limitations of our approach.</w:t>
      </w:r>
      <w:r>
        <w:rPr>
          <w:color w:val="000000" w:themeColor="text1"/>
          <w:sz w:val="22"/>
          <w:szCs w:val="22"/>
        </w:rPr>
        <w:t>”</w:t>
      </w:r>
    </w:p>
  </w:comment>
  <w:comment w:id="398" w:author="Ines Martins" w:date="2019-06-27T17:20:00Z" w:initials="ISM">
    <w:p w14:paraId="2525E0B3" w14:textId="284359CA" w:rsidR="00B748BD" w:rsidRDefault="00B748BD">
      <w:pPr>
        <w:pStyle w:val="CommentText"/>
      </w:pPr>
      <w:r>
        <w:rPr>
          <w:rStyle w:val="CommentReference"/>
        </w:rPr>
        <w:annotationRef/>
      </w:r>
      <w:r>
        <w:t>What else do you think should be mention?</w:t>
      </w:r>
    </w:p>
  </w:comment>
  <w:comment w:id="406" w:author="Ines Martins" w:date="2019-08-22T16:06:00Z" w:initials="ISM">
    <w:p w14:paraId="2E94D38B" w14:textId="068B3439" w:rsidR="00B748BD" w:rsidRDefault="00B748BD">
      <w:pPr>
        <w:pStyle w:val="CommentText"/>
      </w:pPr>
      <w:r>
        <w:rPr>
          <w:rStyle w:val="CommentReference"/>
        </w:rPr>
        <w:annotationRef/>
      </w:r>
      <w:proofErr w:type="gramStart"/>
      <w:r>
        <w:rPr>
          <w:bCs/>
          <w:color w:val="000000" w:themeColor="text1"/>
          <w:sz w:val="22"/>
          <w:szCs w:val="22"/>
        </w:rPr>
        <w:t>Or ”To</w:t>
      </w:r>
      <w:proofErr w:type="gramEnd"/>
      <w:r>
        <w:rPr>
          <w:bCs/>
          <w:color w:val="000000" w:themeColor="text1"/>
          <w:sz w:val="22"/>
          <w:szCs w:val="22"/>
        </w:rPr>
        <w:t xml:space="preserve"> improve our understanding of the consequences of future human decisions on biodiversity, f</w:t>
      </w:r>
      <w:r w:rsidRPr="00B60393">
        <w:rPr>
          <w:bCs/>
          <w:color w:val="000000" w:themeColor="text1"/>
          <w:sz w:val="22"/>
          <w:szCs w:val="22"/>
        </w:rPr>
        <w:t xml:space="preserve">uture studies should aim at </w:t>
      </w:r>
      <w:r w:rsidRPr="00F46418">
        <w:rPr>
          <w:color w:val="000000" w:themeColor="text1"/>
          <w:sz w:val="22"/>
          <w:szCs w:val="22"/>
        </w:rPr>
        <w:t xml:space="preserve">capturing </w:t>
      </w:r>
      <w:r>
        <w:rPr>
          <w:color w:val="000000" w:themeColor="text1"/>
          <w:sz w:val="22"/>
          <w:szCs w:val="22"/>
        </w:rPr>
        <w:t xml:space="preserve">other </w:t>
      </w:r>
      <w:r w:rsidRPr="00F46418">
        <w:rPr>
          <w:color w:val="000000" w:themeColor="text1"/>
          <w:sz w:val="22"/>
          <w:szCs w:val="22"/>
        </w:rPr>
        <w:t>key attributes such as changes in abundance, and community structure</w:t>
      </w:r>
      <w:r>
        <w:rPr>
          <w:color w:val="000000" w:themeColor="text1"/>
          <w:sz w:val="22"/>
          <w:szCs w:val="22"/>
        </w:rPr>
        <w:t xml:space="preserve"> </w:t>
      </w:r>
      <w:r w:rsidRPr="00F46418">
        <w:rPr>
          <w:color w:val="000000" w:themeColor="text1"/>
          <w:sz w:val="22"/>
          <w:szCs w:val="22"/>
        </w:rPr>
        <w:t xml:space="preserve">that may lead to further biodiversity </w:t>
      </w:r>
      <w:r>
        <w:rPr>
          <w:color w:val="000000" w:themeColor="text1"/>
          <w:sz w:val="22"/>
          <w:szCs w:val="22"/>
        </w:rPr>
        <w:t>changes.”</w:t>
      </w:r>
    </w:p>
  </w:comment>
  <w:comment w:id="407" w:author="Kim HyeJin" w:date="2019-10-07T15:33:00Z" w:initials="KH">
    <w:p w14:paraId="4502B7C8" w14:textId="3FBBBDA5" w:rsidR="00B748BD" w:rsidRDefault="00B748BD">
      <w:pPr>
        <w:pStyle w:val="CommentText"/>
      </w:pPr>
      <w:r>
        <w:rPr>
          <w:rStyle w:val="CommentReference"/>
        </w:rPr>
        <w:annotationRef/>
      </w:r>
      <w:r>
        <w:t>So this seems to answer my previous comment that perhaps the links on B-EF-</w:t>
      </w:r>
      <w:proofErr w:type="gramStart"/>
      <w:r>
        <w:t>HWB  is</w:t>
      </w:r>
      <w:proofErr w:type="gramEnd"/>
      <w:r>
        <w:t xml:space="preserve"> not concretely made yet… is this true? Can we demonstrate a few simpler examples? As a policymaker, one would be most interested in such finding/interpretation. </w:t>
      </w:r>
    </w:p>
  </w:comment>
  <w:comment w:id="415" w:author="Isabel Rosa" w:date="2019-07-08T15:09:00Z" w:initials="IR">
    <w:p w14:paraId="104FE02F" w14:textId="77777777" w:rsidR="00B748BD" w:rsidRDefault="00B748BD" w:rsidP="0017224F">
      <w:pPr>
        <w:pStyle w:val="CommentText"/>
      </w:pPr>
      <w:r>
        <w:rPr>
          <w:rStyle w:val="CommentReference"/>
        </w:rPr>
        <w:annotationRef/>
      </w:r>
      <w:r>
        <w:t xml:space="preserve">I don’t really agree with this sentence. There are lots of examples using MSA (from GLOBIO) and range changes from the SDMs. I think that what you want to say is that, from those that use species richness as an indicator, they haven’t really differentiated species responses. </w:t>
      </w:r>
    </w:p>
    <w:p w14:paraId="635837A6" w14:textId="77777777" w:rsidR="00B748BD" w:rsidRDefault="00B748BD" w:rsidP="0017224F">
      <w:pPr>
        <w:pStyle w:val="CommentText"/>
      </w:pPr>
    </w:p>
    <w:p w14:paraId="4A5BCD92" w14:textId="77777777" w:rsidR="00B748BD" w:rsidRDefault="00B748BD" w:rsidP="0017224F">
      <w:pPr>
        <w:pStyle w:val="CommentText"/>
      </w:pPr>
      <w:r>
        <w:t xml:space="preserve">Well, reading the next sentence, I think you want to say that impacts on different metrics (richness, abundance, ranges) have been estimated independently with no integrated assessment of impacts on the multiple dimensions of biodiversity. That would link better to the next sentence. </w:t>
      </w:r>
    </w:p>
  </w:comment>
  <w:comment w:id="420" w:author="Isabel Rosa" w:date="2019-07-08T15:49:00Z" w:initials="IR">
    <w:p w14:paraId="252F0A15" w14:textId="77777777" w:rsidR="00B748BD" w:rsidRDefault="00B748BD" w:rsidP="009D055D">
      <w:pPr>
        <w:pStyle w:val="CommentText"/>
      </w:pPr>
      <w:r>
        <w:rPr>
          <w:rStyle w:val="CommentReference"/>
        </w:rPr>
        <w:annotationRef/>
      </w:r>
      <w:r>
        <w:t>Is it too much of a stretch to say that these differential responses can also help us to create more targeted conservation policies/mechanisms?</w:t>
      </w:r>
    </w:p>
  </w:comment>
  <w:comment w:id="421" w:author="Ines Martins" w:date="2019-06-27T17:20:00Z" w:initials="ISM">
    <w:p w14:paraId="3AD86E61" w14:textId="2B40BFA5" w:rsidR="00B748BD" w:rsidRDefault="00B748BD">
      <w:pPr>
        <w:pStyle w:val="CommentText"/>
      </w:pPr>
      <w:r>
        <w:rPr>
          <w:rStyle w:val="CommentReference"/>
        </w:rPr>
        <w:annotationRef/>
      </w:r>
      <w:r>
        <w:t xml:space="preserve">@Isabel, maybe a few sentences in line with your paper will fit well here.  </w:t>
      </w:r>
    </w:p>
  </w:comment>
  <w:comment w:id="422" w:author="Isabel Rosa" w:date="2019-07-08T19:02:00Z" w:initials="IR">
    <w:p w14:paraId="4B896533" w14:textId="713825D2" w:rsidR="00B748BD" w:rsidRDefault="00B748BD">
      <w:pPr>
        <w:pStyle w:val="CommentText"/>
      </w:pPr>
      <w:r>
        <w:rPr>
          <w:rStyle w:val="CommentReference"/>
        </w:rPr>
        <w:annotationRef/>
      </w:r>
      <w:r>
        <w:t xml:space="preserve">Happy to do it, but perhaps better after the Discussion is a bit more consolidated.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BEA2BD" w15:done="0"/>
  <w15:commentEx w15:paraId="6F020E02" w15:paraIdParent="2ABEA2BD" w15:done="0"/>
  <w15:commentEx w15:paraId="58C83B17" w15:done="1"/>
  <w15:commentEx w15:paraId="2807A0EB" w15:done="1"/>
  <w15:commentEx w15:paraId="7FA6F864" w15:done="1"/>
  <w15:commentEx w15:paraId="18A74214" w15:done="1"/>
  <w15:commentEx w15:paraId="47574630" w15:done="1"/>
  <w15:commentEx w15:paraId="4F42BB2D" w15:done="1"/>
  <w15:commentEx w15:paraId="55413F9C" w15:done="1"/>
  <w15:commentEx w15:paraId="409C4F66" w15:paraIdParent="55413F9C" w15:done="1"/>
  <w15:commentEx w15:paraId="75ECF826" w15:done="1"/>
  <w15:commentEx w15:paraId="03D66AE5" w15:done="1"/>
  <w15:commentEx w15:paraId="340587CB" w15:done="1"/>
  <w15:commentEx w15:paraId="7353D50B" w15:done="1"/>
  <w15:commentEx w15:paraId="08D096FA" w15:done="1"/>
  <w15:commentEx w15:paraId="1EF8CC1B" w15:done="1"/>
  <w15:commentEx w15:paraId="0CAF7607" w15:done="1"/>
  <w15:commentEx w15:paraId="2E2CFF34" w15:done="1"/>
  <w15:commentEx w15:paraId="0F473766" w15:done="1"/>
  <w15:commentEx w15:paraId="3A24FECD" w15:paraIdParent="0F473766" w15:done="1"/>
  <w15:commentEx w15:paraId="384FC189" w15:paraIdParent="0F473766" w15:done="1"/>
  <w15:commentEx w15:paraId="13F821BB" w15:done="1"/>
  <w15:commentEx w15:paraId="541CA56F" w15:done="0"/>
  <w15:commentEx w15:paraId="25831741" w15:done="1"/>
  <w15:commentEx w15:paraId="311FED35" w15:done="1"/>
  <w15:commentEx w15:paraId="7F34999A" w15:done="0"/>
  <w15:commentEx w15:paraId="26E09B1C" w15:done="1"/>
  <w15:commentEx w15:paraId="1C63EBF9" w15:paraIdParent="26E09B1C" w15:done="1"/>
  <w15:commentEx w15:paraId="5992C5D1" w15:done="1"/>
  <w15:commentEx w15:paraId="3BE4AEA5" w15:paraIdParent="5992C5D1" w15:done="1"/>
  <w15:commentEx w15:paraId="1FF5A9AD" w15:done="0"/>
  <w15:commentEx w15:paraId="30F140C1" w15:done="1"/>
  <w15:commentEx w15:paraId="1E3A6669" w15:done="1"/>
  <w15:commentEx w15:paraId="403134B8" w15:done="1"/>
  <w15:commentEx w15:paraId="7AC70812" w15:done="1"/>
  <w15:commentEx w15:paraId="3CB178CE" w15:done="0"/>
  <w15:commentEx w15:paraId="5650A289" w15:paraIdParent="3CB178CE" w15:done="0"/>
  <w15:commentEx w15:paraId="2A4FB75C" w15:paraIdParent="3CB178CE" w15:done="0"/>
  <w15:commentEx w15:paraId="24C05E83" w15:done="0"/>
  <w15:commentEx w15:paraId="38617EC7" w15:done="1"/>
  <w15:commentEx w15:paraId="1E019563" w15:done="0"/>
  <w15:commentEx w15:paraId="1875A8C6" w15:done="0"/>
  <w15:commentEx w15:paraId="0BB034B7" w15:done="0"/>
  <w15:commentEx w15:paraId="63318434" w15:done="0"/>
  <w15:commentEx w15:paraId="1FBB04A4" w15:done="0"/>
  <w15:commentEx w15:paraId="01E2F846" w15:done="0"/>
  <w15:commentEx w15:paraId="00EA0F52" w15:done="0"/>
  <w15:commentEx w15:paraId="51BE9AD7" w15:done="0"/>
  <w15:commentEx w15:paraId="6D4DDD1C" w15:done="0"/>
  <w15:commentEx w15:paraId="2D021B95" w15:done="1"/>
  <w15:commentEx w15:paraId="29262B6E" w15:done="0"/>
  <w15:commentEx w15:paraId="4894E5CD" w15:done="0"/>
  <w15:commentEx w15:paraId="409DB781" w15:done="0"/>
  <w15:commentEx w15:paraId="5ED888AE" w15:done="0"/>
  <w15:commentEx w15:paraId="62AB2427" w15:done="0"/>
  <w15:commentEx w15:paraId="035DD4D1" w15:done="0"/>
  <w15:commentEx w15:paraId="13EFDB70" w15:done="0"/>
  <w15:commentEx w15:paraId="3BB0F256" w15:done="0"/>
  <w15:commentEx w15:paraId="3511E8F1" w15:done="0"/>
  <w15:commentEx w15:paraId="057BEBFC" w15:done="0"/>
  <w15:commentEx w15:paraId="39FBE93E" w15:done="0"/>
  <w15:commentEx w15:paraId="4B676C43" w15:done="0"/>
  <w15:commentEx w15:paraId="33EFA8ED" w15:done="0"/>
  <w15:commentEx w15:paraId="3B6C0F41" w15:done="0"/>
  <w15:commentEx w15:paraId="6B007487" w15:done="0"/>
  <w15:commentEx w15:paraId="4F4A6F5C" w15:done="1"/>
  <w15:commentEx w15:paraId="3B877443" w15:done="0"/>
  <w15:commentEx w15:paraId="0279D17F" w15:paraIdParent="3B877443" w15:done="0"/>
  <w15:commentEx w15:paraId="6C6C3D1D" w15:done="0"/>
  <w15:commentEx w15:paraId="18B12E47" w15:done="1"/>
  <w15:commentEx w15:paraId="0A903BE2" w15:done="0"/>
  <w15:commentEx w15:paraId="676404F3" w15:done="0"/>
  <w15:commentEx w15:paraId="332E4B0C" w15:done="0"/>
  <w15:commentEx w15:paraId="1201D1A5" w15:paraIdParent="332E4B0C" w15:done="0"/>
  <w15:commentEx w15:paraId="017EF2F7" w15:paraIdParent="332E4B0C" w15:done="0"/>
  <w15:commentEx w15:paraId="0B7EBF4B" w15:done="0"/>
  <w15:commentEx w15:paraId="466A12E1" w15:done="0"/>
  <w15:commentEx w15:paraId="493E8AE9" w15:done="0"/>
  <w15:commentEx w15:paraId="7B0BD510" w15:done="0"/>
  <w15:commentEx w15:paraId="588DA3C1" w15:done="0"/>
  <w15:commentEx w15:paraId="75A8EFFE" w15:done="0"/>
  <w15:commentEx w15:paraId="0ED786E9" w15:done="0"/>
  <w15:commentEx w15:paraId="60875401" w15:done="0"/>
  <w15:commentEx w15:paraId="317A7113" w15:done="0"/>
  <w15:commentEx w15:paraId="2525E0B3" w15:done="0"/>
  <w15:commentEx w15:paraId="2E94D38B" w15:done="0"/>
  <w15:commentEx w15:paraId="4502B7C8" w15:done="0"/>
  <w15:commentEx w15:paraId="4A5BCD92" w15:done="0"/>
  <w15:commentEx w15:paraId="252F0A15" w15:done="0"/>
  <w15:commentEx w15:paraId="3AD86E61" w15:done="0"/>
  <w15:commentEx w15:paraId="4B896533" w15:paraIdParent="3AD86E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BEA2BD" w16cid:durableId="24059C5D"/>
  <w16cid:commentId w16cid:paraId="6F020E02" w16cid:durableId="24059C98"/>
  <w16cid:commentId w16cid:paraId="58C83B17" w16cid:durableId="20CDCF34"/>
  <w16cid:commentId w16cid:paraId="2807A0EB" w16cid:durableId="20CDD074"/>
  <w16cid:commentId w16cid:paraId="7FA6F864" w16cid:durableId="214838F9"/>
  <w16cid:commentId w16cid:paraId="47574630" w16cid:durableId="214838FC"/>
  <w16cid:commentId w16cid:paraId="4F42BB2D" w16cid:durableId="20CDD36F"/>
  <w16cid:commentId w16cid:paraId="55413F9C" w16cid:durableId="20CDE382"/>
  <w16cid:commentId w16cid:paraId="409C4F66" w16cid:durableId="2109302A"/>
  <w16cid:commentId w16cid:paraId="75ECF826" w16cid:durableId="2003E888"/>
  <w16cid:commentId w16cid:paraId="03D66AE5" w16cid:durableId="20CDE3C3"/>
  <w16cid:commentId w16cid:paraId="340587CB" w16cid:durableId="20CDE47A"/>
  <w16cid:commentId w16cid:paraId="7353D50B" w16cid:durableId="20CDE570"/>
  <w16cid:commentId w16cid:paraId="08D096FA" w16cid:durableId="20CDE557"/>
  <w16cid:commentId w16cid:paraId="1EF8CC1B" w16cid:durableId="20046CDB"/>
  <w16cid:commentId w16cid:paraId="0CAF7607" w16cid:durableId="21483911"/>
  <w16cid:commentId w16cid:paraId="2E2CFF34" w16cid:durableId="21891E37"/>
  <w16cid:commentId w16cid:paraId="0F473766" w16cid:durableId="21891E36"/>
  <w16cid:commentId w16cid:paraId="3A24FECD" w16cid:durableId="21891E35"/>
  <w16cid:commentId w16cid:paraId="384FC189" w16cid:durableId="21891DEA"/>
  <w16cid:commentId w16cid:paraId="13F821BB" w16cid:durableId="20CDE70D"/>
  <w16cid:commentId w16cid:paraId="541CA56F" w16cid:durableId="2162A2D2"/>
  <w16cid:commentId w16cid:paraId="25831741" w16cid:durableId="20041964"/>
  <w16cid:commentId w16cid:paraId="311FED35" w16cid:durableId="20041C28"/>
  <w16cid:commentId w16cid:paraId="7F34999A" w16cid:durableId="20045FBA"/>
  <w16cid:commentId w16cid:paraId="26E09B1C" w16cid:durableId="20CDE905"/>
  <w16cid:commentId w16cid:paraId="1C63EBF9" w16cid:durableId="21093225"/>
  <w16cid:commentId w16cid:paraId="5992C5D1" w16cid:durableId="20CE09E3"/>
  <w16cid:commentId w16cid:paraId="3BE4AEA5" w16cid:durableId="2162F1E3"/>
  <w16cid:commentId w16cid:paraId="1FF5A9AD" w16cid:durableId="20046870"/>
  <w16cid:commentId w16cid:paraId="30F140C1" w16cid:durableId="20CE0963"/>
  <w16cid:commentId w16cid:paraId="403134B8" w16cid:durableId="20CE0A13"/>
  <w16cid:commentId w16cid:paraId="7AC70812" w16cid:durableId="21483925"/>
  <w16cid:commentId w16cid:paraId="3CB178CE" w16cid:durableId="20CE0AE0"/>
  <w16cid:commentId w16cid:paraId="5650A289" w16cid:durableId="21093268"/>
  <w16cid:commentId w16cid:paraId="2A4FB75C" w16cid:durableId="21483928"/>
  <w16cid:commentId w16cid:paraId="24C05E83" w16cid:durableId="2148392F"/>
  <w16cid:commentId w16cid:paraId="38617EC7" w16cid:durableId="21483930"/>
  <w16cid:commentId w16cid:paraId="1E019563" w16cid:durableId="2083C4C8"/>
  <w16cid:commentId w16cid:paraId="1875A8C6" w16cid:durableId="2083C532"/>
  <w16cid:commentId w16cid:paraId="0BB034B7" w16cid:durableId="20070288"/>
  <w16cid:commentId w16cid:paraId="63318434" w16cid:durableId="2083C6E4"/>
  <w16cid:commentId w16cid:paraId="1FBB04A4" w16cid:durableId="2083CA65"/>
  <w16cid:commentId w16cid:paraId="01E2F846" w16cid:durableId="200836DF"/>
  <w16cid:commentId w16cid:paraId="00EA0F52" w16cid:durableId="20881EDD"/>
  <w16cid:commentId w16cid:paraId="51BE9AD7" w16cid:durableId="20CE0E33"/>
  <w16cid:commentId w16cid:paraId="6D4DDD1C" w16cid:durableId="218A660E"/>
  <w16cid:commentId w16cid:paraId="2D021B95" w16cid:durableId="2148393C"/>
  <w16cid:commentId w16cid:paraId="29262B6E" w16cid:durableId="20858A53"/>
  <w16cid:commentId w16cid:paraId="4894E5CD" w16cid:durableId="2086B51C"/>
  <w16cid:commentId w16cid:paraId="409DB781" w16cid:durableId="207C3A61"/>
  <w16cid:commentId w16cid:paraId="5ED888AE" w16cid:durableId="2087FDF3"/>
  <w16cid:commentId w16cid:paraId="62AB2427" w16cid:durableId="2087FDF7"/>
  <w16cid:commentId w16cid:paraId="035DD4D1" w16cid:durableId="20880DBA"/>
  <w16cid:commentId w16cid:paraId="13EFDB70" w16cid:durableId="20880E26"/>
  <w16cid:commentId w16cid:paraId="3BB0F256" w16cid:durableId="20927B6D"/>
  <w16cid:commentId w16cid:paraId="3511E8F1" w16cid:durableId="2192496D"/>
  <w16cid:commentId w16cid:paraId="057BEBFC" w16cid:durableId="21483947"/>
  <w16cid:commentId w16cid:paraId="39FBE93E" w16cid:durableId="20CDC6C6"/>
  <w16cid:commentId w16cid:paraId="4B676C43" w16cid:durableId="219E39D0"/>
  <w16cid:commentId w16cid:paraId="33EFA8ED" w16cid:durableId="219D1C62"/>
  <w16cid:commentId w16cid:paraId="3B6C0F41" w16cid:durableId="219E391D"/>
  <w16cid:commentId w16cid:paraId="6B007487" w16cid:durableId="20969AAF"/>
  <w16cid:commentId w16cid:paraId="4F4A6F5C" w16cid:durableId="20CE0FE8"/>
  <w16cid:commentId w16cid:paraId="3B877443" w16cid:durableId="20BF79BB"/>
  <w16cid:commentId w16cid:paraId="0279D17F" w16cid:durableId="2148394C"/>
  <w16cid:commentId w16cid:paraId="6C6C3D1D" w16cid:durableId="20CE1193"/>
  <w16cid:commentId w16cid:paraId="18B12E47" w16cid:durableId="2148394F"/>
  <w16cid:commentId w16cid:paraId="0A903BE2" w16cid:durableId="21A4C23D"/>
  <w16cid:commentId w16cid:paraId="676404F3" w16cid:durableId="20BF7632"/>
  <w16cid:commentId w16cid:paraId="332E4B0C" w16cid:durableId="21A4C58B"/>
  <w16cid:commentId w16cid:paraId="1201D1A5" w16cid:durableId="21A4C58A"/>
  <w16cid:commentId w16cid:paraId="017EF2F7" w16cid:durableId="20CE1013"/>
  <w16cid:commentId w16cid:paraId="0B7EBF4B" w16cid:durableId="20CE10BA"/>
  <w16cid:commentId w16cid:paraId="466A12E1" w16cid:durableId="21483955"/>
  <w16cid:commentId w16cid:paraId="493E8AE9" w16cid:durableId="20CE1264"/>
  <w16cid:commentId w16cid:paraId="7B0BD510" w16cid:durableId="21483957"/>
  <w16cid:commentId w16cid:paraId="588DA3C1" w16cid:durableId="20BF59D2"/>
  <w16cid:commentId w16cid:paraId="75A8EFFE" w16cid:durableId="21483959"/>
  <w16cid:commentId w16cid:paraId="0ED786E9" w16cid:durableId="2161A229"/>
  <w16cid:commentId w16cid:paraId="60875401" w16cid:durableId="20CE10FB"/>
  <w16cid:commentId w16cid:paraId="317A7113" w16cid:durableId="21093B37"/>
  <w16cid:commentId w16cid:paraId="2525E0B3" w16cid:durableId="20BF7960"/>
  <w16cid:commentId w16cid:paraId="2E94D38B" w16cid:durableId="21093BF7"/>
  <w16cid:commentId w16cid:paraId="4502B7C8" w16cid:durableId="2148395E"/>
  <w16cid:commentId w16cid:paraId="4A5BCD92" w16cid:durableId="21618A77"/>
  <w16cid:commentId w16cid:paraId="252F0A15" w16cid:durableId="21628F87"/>
  <w16cid:commentId w16cid:paraId="3AD86E61" w16cid:durableId="20BF796F"/>
  <w16cid:commentId w16cid:paraId="4B896533" w16cid:durableId="20CE11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86B7D" w14:textId="77777777" w:rsidR="00FB42E7" w:rsidRDefault="00FB42E7" w:rsidP="0066098F">
      <w:r>
        <w:separator/>
      </w:r>
    </w:p>
  </w:endnote>
  <w:endnote w:type="continuationSeparator" w:id="0">
    <w:p w14:paraId="7DE44250" w14:textId="77777777" w:rsidR="00FB42E7" w:rsidRDefault="00FB42E7" w:rsidP="00660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ustomXmlInsRangeStart w:id="852" w:author="Isabel Rosa" w:date="2019-07-08T15:18:00Z"/>
  <w:sdt>
    <w:sdtPr>
      <w:id w:val="-766612965"/>
      <w:docPartObj>
        <w:docPartGallery w:val="Page Numbers (Bottom of Page)"/>
        <w:docPartUnique/>
      </w:docPartObj>
    </w:sdtPr>
    <w:sdtEndPr>
      <w:rPr>
        <w:noProof/>
      </w:rPr>
    </w:sdtEndPr>
    <w:sdtContent>
      <w:customXmlInsRangeEnd w:id="852"/>
      <w:p w14:paraId="714E11C8" w14:textId="1E2B0C05" w:rsidR="00B748BD" w:rsidRDefault="00B748BD">
        <w:pPr>
          <w:pStyle w:val="Footer"/>
          <w:jc w:val="right"/>
          <w:rPr>
            <w:ins w:id="853" w:author="Isabel Rosa" w:date="2019-07-08T15:18:00Z"/>
          </w:rPr>
        </w:pPr>
        <w:ins w:id="854" w:author="Isabel Rosa" w:date="2019-07-08T15:18:00Z">
          <w:r>
            <w:fldChar w:fldCharType="begin"/>
          </w:r>
          <w:r>
            <w:instrText xml:space="preserve"> PAGE   \* MERGEFORMAT </w:instrText>
          </w:r>
          <w:r>
            <w:fldChar w:fldCharType="separate"/>
          </w:r>
        </w:ins>
        <w:r>
          <w:rPr>
            <w:noProof/>
          </w:rPr>
          <w:t>1</w:t>
        </w:r>
        <w:ins w:id="855" w:author="Isabel Rosa" w:date="2019-07-08T15:18:00Z">
          <w:r>
            <w:rPr>
              <w:noProof/>
            </w:rPr>
            <w:fldChar w:fldCharType="end"/>
          </w:r>
        </w:ins>
      </w:p>
      <w:customXmlInsRangeStart w:id="856" w:author="Isabel Rosa" w:date="2019-07-08T15:18:00Z"/>
    </w:sdtContent>
  </w:sdt>
  <w:customXmlInsRangeEnd w:id="856"/>
  <w:p w14:paraId="13304009" w14:textId="77777777" w:rsidR="00B748BD" w:rsidRDefault="00B748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AA781" w14:textId="77777777" w:rsidR="00FB42E7" w:rsidRDefault="00FB42E7" w:rsidP="0066098F">
      <w:r>
        <w:separator/>
      </w:r>
    </w:p>
  </w:footnote>
  <w:footnote w:type="continuationSeparator" w:id="0">
    <w:p w14:paraId="5488EAAB" w14:textId="77777777" w:rsidR="00FB42E7" w:rsidRDefault="00FB42E7" w:rsidP="00660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17BA0"/>
    <w:multiLevelType w:val="hybridMultilevel"/>
    <w:tmpl w:val="912A75A0"/>
    <w:lvl w:ilvl="0" w:tplc="45122F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57FDF"/>
    <w:multiLevelType w:val="multilevel"/>
    <w:tmpl w:val="B40CE2B4"/>
    <w:lvl w:ilvl="0">
      <w:start w:val="3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4375E"/>
    <w:multiLevelType w:val="multilevel"/>
    <w:tmpl w:val="9A4CDFE2"/>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078BC"/>
    <w:multiLevelType w:val="multilevel"/>
    <w:tmpl w:val="3194650A"/>
    <w:lvl w:ilvl="0">
      <w:start w:val="3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C18D2"/>
    <w:multiLevelType w:val="hybridMultilevel"/>
    <w:tmpl w:val="A014B7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C9007B"/>
    <w:multiLevelType w:val="multilevel"/>
    <w:tmpl w:val="2A00B75C"/>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12132"/>
    <w:multiLevelType w:val="multilevel"/>
    <w:tmpl w:val="49A80682"/>
    <w:lvl w:ilvl="0">
      <w:start w:val="3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es Martins">
    <w15:presenceInfo w15:providerId="AD" w15:userId="S-1-5-21-1531108181-3683089376-3301072873-278202"/>
  </w15:person>
  <w15:person w15:author="Isabel Rosa">
    <w15:presenceInfo w15:providerId="Windows Live" w15:userId="902d85c009193a32"/>
  </w15:person>
  <w15:person w15:author="HyeJin Kim">
    <w15:presenceInfo w15:providerId="None" w15:userId="HyeJin Kim"/>
  </w15:person>
  <w15:person w15:author="Kim HyeJin">
    <w15:presenceInfo w15:providerId="Windows Live" w15:userId="3b4e011db4b7d9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95"/>
    <w:rsid w:val="00001B2B"/>
    <w:rsid w:val="0000635A"/>
    <w:rsid w:val="00015320"/>
    <w:rsid w:val="00015384"/>
    <w:rsid w:val="00016FC6"/>
    <w:rsid w:val="000201EC"/>
    <w:rsid w:val="00022F34"/>
    <w:rsid w:val="00031550"/>
    <w:rsid w:val="000428D9"/>
    <w:rsid w:val="00042BDC"/>
    <w:rsid w:val="000458F2"/>
    <w:rsid w:val="00051354"/>
    <w:rsid w:val="000546D8"/>
    <w:rsid w:val="00063598"/>
    <w:rsid w:val="0007584F"/>
    <w:rsid w:val="00083FE0"/>
    <w:rsid w:val="000905DA"/>
    <w:rsid w:val="00090B8D"/>
    <w:rsid w:val="00091502"/>
    <w:rsid w:val="000933CF"/>
    <w:rsid w:val="00096FB3"/>
    <w:rsid w:val="000A12C1"/>
    <w:rsid w:val="000A3BFC"/>
    <w:rsid w:val="000A5923"/>
    <w:rsid w:val="000B1CB0"/>
    <w:rsid w:val="000B2FD3"/>
    <w:rsid w:val="000B5FF3"/>
    <w:rsid w:val="000C035E"/>
    <w:rsid w:val="000C18EE"/>
    <w:rsid w:val="000C272B"/>
    <w:rsid w:val="000C43E8"/>
    <w:rsid w:val="000D4242"/>
    <w:rsid w:val="000D77C5"/>
    <w:rsid w:val="000E36C0"/>
    <w:rsid w:val="000E59A7"/>
    <w:rsid w:val="000F3C3F"/>
    <w:rsid w:val="00101B90"/>
    <w:rsid w:val="00107907"/>
    <w:rsid w:val="00107E9A"/>
    <w:rsid w:val="001126C2"/>
    <w:rsid w:val="00112C42"/>
    <w:rsid w:val="00114032"/>
    <w:rsid w:val="00116E78"/>
    <w:rsid w:val="00126800"/>
    <w:rsid w:val="001305E1"/>
    <w:rsid w:val="00131A9D"/>
    <w:rsid w:val="00132141"/>
    <w:rsid w:val="0013685E"/>
    <w:rsid w:val="00140E36"/>
    <w:rsid w:val="00140F63"/>
    <w:rsid w:val="00142256"/>
    <w:rsid w:val="00153702"/>
    <w:rsid w:val="00155250"/>
    <w:rsid w:val="00155764"/>
    <w:rsid w:val="00155995"/>
    <w:rsid w:val="001706E2"/>
    <w:rsid w:val="00171660"/>
    <w:rsid w:val="0017224F"/>
    <w:rsid w:val="0017306F"/>
    <w:rsid w:val="00173D59"/>
    <w:rsid w:val="00175ACD"/>
    <w:rsid w:val="00180728"/>
    <w:rsid w:val="001847A1"/>
    <w:rsid w:val="00195ED7"/>
    <w:rsid w:val="001968EC"/>
    <w:rsid w:val="0019740F"/>
    <w:rsid w:val="001A5E46"/>
    <w:rsid w:val="001B4160"/>
    <w:rsid w:val="001B5216"/>
    <w:rsid w:val="001B52C0"/>
    <w:rsid w:val="001B5D97"/>
    <w:rsid w:val="001C02C2"/>
    <w:rsid w:val="001C3A79"/>
    <w:rsid w:val="001C5865"/>
    <w:rsid w:val="001D2ABE"/>
    <w:rsid w:val="001D549A"/>
    <w:rsid w:val="001D5A6D"/>
    <w:rsid w:val="001D7681"/>
    <w:rsid w:val="001D76C8"/>
    <w:rsid w:val="001E223B"/>
    <w:rsid w:val="00203464"/>
    <w:rsid w:val="002106D7"/>
    <w:rsid w:val="0021485F"/>
    <w:rsid w:val="00214DC1"/>
    <w:rsid w:val="00216B96"/>
    <w:rsid w:val="00220432"/>
    <w:rsid w:val="00220611"/>
    <w:rsid w:val="00230855"/>
    <w:rsid w:val="002317B6"/>
    <w:rsid w:val="002343F9"/>
    <w:rsid w:val="00235292"/>
    <w:rsid w:val="0023585A"/>
    <w:rsid w:val="002372D9"/>
    <w:rsid w:val="002551DA"/>
    <w:rsid w:val="00256F21"/>
    <w:rsid w:val="00257FF7"/>
    <w:rsid w:val="002617B8"/>
    <w:rsid w:val="00262654"/>
    <w:rsid w:val="002632F1"/>
    <w:rsid w:val="00272806"/>
    <w:rsid w:val="00272FDE"/>
    <w:rsid w:val="00273740"/>
    <w:rsid w:val="00274FE2"/>
    <w:rsid w:val="00277564"/>
    <w:rsid w:val="00286CDE"/>
    <w:rsid w:val="002A20EE"/>
    <w:rsid w:val="002A261D"/>
    <w:rsid w:val="002A2E60"/>
    <w:rsid w:val="002A30FF"/>
    <w:rsid w:val="002B1E36"/>
    <w:rsid w:val="002C474C"/>
    <w:rsid w:val="002D47CE"/>
    <w:rsid w:val="002E0A4E"/>
    <w:rsid w:val="002F62F2"/>
    <w:rsid w:val="00300F4E"/>
    <w:rsid w:val="00303161"/>
    <w:rsid w:val="003078AF"/>
    <w:rsid w:val="0031292D"/>
    <w:rsid w:val="00323699"/>
    <w:rsid w:val="00327AE8"/>
    <w:rsid w:val="00331354"/>
    <w:rsid w:val="00333613"/>
    <w:rsid w:val="00336470"/>
    <w:rsid w:val="00336FEC"/>
    <w:rsid w:val="00337FB3"/>
    <w:rsid w:val="0034206A"/>
    <w:rsid w:val="00344371"/>
    <w:rsid w:val="00350474"/>
    <w:rsid w:val="00350690"/>
    <w:rsid w:val="00350A8A"/>
    <w:rsid w:val="0035144F"/>
    <w:rsid w:val="00353842"/>
    <w:rsid w:val="00356059"/>
    <w:rsid w:val="0036063F"/>
    <w:rsid w:val="0036173F"/>
    <w:rsid w:val="00364330"/>
    <w:rsid w:val="00366C1B"/>
    <w:rsid w:val="00367701"/>
    <w:rsid w:val="003741E1"/>
    <w:rsid w:val="00382114"/>
    <w:rsid w:val="003934E4"/>
    <w:rsid w:val="00396542"/>
    <w:rsid w:val="003A00A8"/>
    <w:rsid w:val="003A2635"/>
    <w:rsid w:val="003A658F"/>
    <w:rsid w:val="003B32BB"/>
    <w:rsid w:val="003B3E68"/>
    <w:rsid w:val="003B5FCD"/>
    <w:rsid w:val="003C0DDA"/>
    <w:rsid w:val="003C1DAD"/>
    <w:rsid w:val="003D14D0"/>
    <w:rsid w:val="003D429C"/>
    <w:rsid w:val="003D6289"/>
    <w:rsid w:val="003E4081"/>
    <w:rsid w:val="003F7E4B"/>
    <w:rsid w:val="0040559B"/>
    <w:rsid w:val="00407CEF"/>
    <w:rsid w:val="00414232"/>
    <w:rsid w:val="00414522"/>
    <w:rsid w:val="0041662F"/>
    <w:rsid w:val="00421C42"/>
    <w:rsid w:val="0042369E"/>
    <w:rsid w:val="00423EED"/>
    <w:rsid w:val="00436F5E"/>
    <w:rsid w:val="004426C1"/>
    <w:rsid w:val="00451513"/>
    <w:rsid w:val="004535D9"/>
    <w:rsid w:val="00456037"/>
    <w:rsid w:val="004605B7"/>
    <w:rsid w:val="00463A61"/>
    <w:rsid w:val="00471B8C"/>
    <w:rsid w:val="00477FBF"/>
    <w:rsid w:val="00485D9A"/>
    <w:rsid w:val="00487AAF"/>
    <w:rsid w:val="0049155E"/>
    <w:rsid w:val="00494C6F"/>
    <w:rsid w:val="004A7968"/>
    <w:rsid w:val="004B0FF8"/>
    <w:rsid w:val="004B4283"/>
    <w:rsid w:val="004B5B43"/>
    <w:rsid w:val="004C122C"/>
    <w:rsid w:val="004C1432"/>
    <w:rsid w:val="004C1867"/>
    <w:rsid w:val="004C2ED1"/>
    <w:rsid w:val="004D53E4"/>
    <w:rsid w:val="004D716E"/>
    <w:rsid w:val="004E716E"/>
    <w:rsid w:val="004F039D"/>
    <w:rsid w:val="004F1C28"/>
    <w:rsid w:val="004F4BBD"/>
    <w:rsid w:val="004F7B77"/>
    <w:rsid w:val="005036A0"/>
    <w:rsid w:val="00512020"/>
    <w:rsid w:val="00523B61"/>
    <w:rsid w:val="00524326"/>
    <w:rsid w:val="00524982"/>
    <w:rsid w:val="00536E06"/>
    <w:rsid w:val="00543597"/>
    <w:rsid w:val="00543CE8"/>
    <w:rsid w:val="0056095E"/>
    <w:rsid w:val="005617AD"/>
    <w:rsid w:val="00561DAD"/>
    <w:rsid w:val="00562767"/>
    <w:rsid w:val="005657D6"/>
    <w:rsid w:val="00572CCD"/>
    <w:rsid w:val="0058056C"/>
    <w:rsid w:val="00581C76"/>
    <w:rsid w:val="005829AF"/>
    <w:rsid w:val="00587B70"/>
    <w:rsid w:val="00596F6D"/>
    <w:rsid w:val="00597691"/>
    <w:rsid w:val="0059787F"/>
    <w:rsid w:val="00597CFA"/>
    <w:rsid w:val="005A20B9"/>
    <w:rsid w:val="005B0C3B"/>
    <w:rsid w:val="005B0EA9"/>
    <w:rsid w:val="005B1B3B"/>
    <w:rsid w:val="005B4F9B"/>
    <w:rsid w:val="005B64A9"/>
    <w:rsid w:val="005B676A"/>
    <w:rsid w:val="005C0800"/>
    <w:rsid w:val="005C09E4"/>
    <w:rsid w:val="005C1BD4"/>
    <w:rsid w:val="005C3D34"/>
    <w:rsid w:val="005C41A6"/>
    <w:rsid w:val="005D3FF1"/>
    <w:rsid w:val="005D4C53"/>
    <w:rsid w:val="005D5134"/>
    <w:rsid w:val="005E2C75"/>
    <w:rsid w:val="005F032F"/>
    <w:rsid w:val="00602017"/>
    <w:rsid w:val="00602086"/>
    <w:rsid w:val="00602BBA"/>
    <w:rsid w:val="00603435"/>
    <w:rsid w:val="00607E4A"/>
    <w:rsid w:val="006129EC"/>
    <w:rsid w:val="00613CFB"/>
    <w:rsid w:val="0061572F"/>
    <w:rsid w:val="00617469"/>
    <w:rsid w:val="006175C4"/>
    <w:rsid w:val="00620591"/>
    <w:rsid w:val="006251D2"/>
    <w:rsid w:val="0063056F"/>
    <w:rsid w:val="0063354D"/>
    <w:rsid w:val="00634883"/>
    <w:rsid w:val="00637D23"/>
    <w:rsid w:val="00641C5B"/>
    <w:rsid w:val="006421E0"/>
    <w:rsid w:val="006426FA"/>
    <w:rsid w:val="00642B97"/>
    <w:rsid w:val="00643AD9"/>
    <w:rsid w:val="006453E5"/>
    <w:rsid w:val="00650C1F"/>
    <w:rsid w:val="0066098F"/>
    <w:rsid w:val="00661777"/>
    <w:rsid w:val="00665B9B"/>
    <w:rsid w:val="006712CD"/>
    <w:rsid w:val="0067156F"/>
    <w:rsid w:val="00671FDB"/>
    <w:rsid w:val="00672993"/>
    <w:rsid w:val="006757B8"/>
    <w:rsid w:val="00686434"/>
    <w:rsid w:val="006864C7"/>
    <w:rsid w:val="00692A30"/>
    <w:rsid w:val="006934BA"/>
    <w:rsid w:val="006938C0"/>
    <w:rsid w:val="00694A34"/>
    <w:rsid w:val="00695FD1"/>
    <w:rsid w:val="00697B92"/>
    <w:rsid w:val="006A0E71"/>
    <w:rsid w:val="006B303B"/>
    <w:rsid w:val="006B655E"/>
    <w:rsid w:val="006B703D"/>
    <w:rsid w:val="006C269D"/>
    <w:rsid w:val="006C58F5"/>
    <w:rsid w:val="006D6195"/>
    <w:rsid w:val="006D677C"/>
    <w:rsid w:val="006E0C6B"/>
    <w:rsid w:val="006E5B38"/>
    <w:rsid w:val="006E761B"/>
    <w:rsid w:val="006F4BB7"/>
    <w:rsid w:val="006F5C94"/>
    <w:rsid w:val="006F6B14"/>
    <w:rsid w:val="00702A62"/>
    <w:rsid w:val="00703116"/>
    <w:rsid w:val="00703C12"/>
    <w:rsid w:val="0070418C"/>
    <w:rsid w:val="007056AA"/>
    <w:rsid w:val="007064B8"/>
    <w:rsid w:val="0071408C"/>
    <w:rsid w:val="007208B4"/>
    <w:rsid w:val="00723D36"/>
    <w:rsid w:val="0072484B"/>
    <w:rsid w:val="00730237"/>
    <w:rsid w:val="00731991"/>
    <w:rsid w:val="00733D40"/>
    <w:rsid w:val="007358FE"/>
    <w:rsid w:val="00742772"/>
    <w:rsid w:val="00751FB5"/>
    <w:rsid w:val="0075363C"/>
    <w:rsid w:val="00753DE7"/>
    <w:rsid w:val="00756ECF"/>
    <w:rsid w:val="0076606A"/>
    <w:rsid w:val="00775D9B"/>
    <w:rsid w:val="007874A2"/>
    <w:rsid w:val="00790D89"/>
    <w:rsid w:val="0079343D"/>
    <w:rsid w:val="0079375F"/>
    <w:rsid w:val="00795E62"/>
    <w:rsid w:val="007A0B97"/>
    <w:rsid w:val="007A2697"/>
    <w:rsid w:val="007A2E27"/>
    <w:rsid w:val="007A6776"/>
    <w:rsid w:val="007B081B"/>
    <w:rsid w:val="007B41DF"/>
    <w:rsid w:val="007D005B"/>
    <w:rsid w:val="007D6A25"/>
    <w:rsid w:val="007E651D"/>
    <w:rsid w:val="008000F7"/>
    <w:rsid w:val="00801DE4"/>
    <w:rsid w:val="00811931"/>
    <w:rsid w:val="008213F5"/>
    <w:rsid w:val="00823D6C"/>
    <w:rsid w:val="00824020"/>
    <w:rsid w:val="0082416C"/>
    <w:rsid w:val="00826300"/>
    <w:rsid w:val="00826462"/>
    <w:rsid w:val="008302B3"/>
    <w:rsid w:val="00830F83"/>
    <w:rsid w:val="00832F0B"/>
    <w:rsid w:val="008350AA"/>
    <w:rsid w:val="008364F7"/>
    <w:rsid w:val="00836C7A"/>
    <w:rsid w:val="008412F1"/>
    <w:rsid w:val="008522BC"/>
    <w:rsid w:val="0085312D"/>
    <w:rsid w:val="00854050"/>
    <w:rsid w:val="008554C5"/>
    <w:rsid w:val="008605C1"/>
    <w:rsid w:val="00861E0B"/>
    <w:rsid w:val="00863D95"/>
    <w:rsid w:val="0086566A"/>
    <w:rsid w:val="008714F3"/>
    <w:rsid w:val="00886DEC"/>
    <w:rsid w:val="0089114A"/>
    <w:rsid w:val="008924E4"/>
    <w:rsid w:val="008930F8"/>
    <w:rsid w:val="008A456D"/>
    <w:rsid w:val="008A5AB9"/>
    <w:rsid w:val="008A6667"/>
    <w:rsid w:val="008A7CCA"/>
    <w:rsid w:val="008B2117"/>
    <w:rsid w:val="008B41CE"/>
    <w:rsid w:val="008B603E"/>
    <w:rsid w:val="008C61FB"/>
    <w:rsid w:val="008C7865"/>
    <w:rsid w:val="008C7C95"/>
    <w:rsid w:val="008D3C57"/>
    <w:rsid w:val="008E3FCB"/>
    <w:rsid w:val="008F1317"/>
    <w:rsid w:val="008F1E89"/>
    <w:rsid w:val="008F2454"/>
    <w:rsid w:val="008F256A"/>
    <w:rsid w:val="008F5E94"/>
    <w:rsid w:val="008F7A99"/>
    <w:rsid w:val="00900209"/>
    <w:rsid w:val="0090356D"/>
    <w:rsid w:val="00910381"/>
    <w:rsid w:val="00912073"/>
    <w:rsid w:val="00912EA8"/>
    <w:rsid w:val="00914A5E"/>
    <w:rsid w:val="0091533C"/>
    <w:rsid w:val="00930D91"/>
    <w:rsid w:val="00932D6D"/>
    <w:rsid w:val="00941340"/>
    <w:rsid w:val="0094156A"/>
    <w:rsid w:val="0094290F"/>
    <w:rsid w:val="00943498"/>
    <w:rsid w:val="00943720"/>
    <w:rsid w:val="00944CA6"/>
    <w:rsid w:val="00950CE8"/>
    <w:rsid w:val="009627D6"/>
    <w:rsid w:val="00966B55"/>
    <w:rsid w:val="00972EFD"/>
    <w:rsid w:val="0097660C"/>
    <w:rsid w:val="00977A22"/>
    <w:rsid w:val="00982292"/>
    <w:rsid w:val="009842F4"/>
    <w:rsid w:val="00986306"/>
    <w:rsid w:val="00991502"/>
    <w:rsid w:val="009945EF"/>
    <w:rsid w:val="009A03E1"/>
    <w:rsid w:val="009A041F"/>
    <w:rsid w:val="009A3CA9"/>
    <w:rsid w:val="009A6BD6"/>
    <w:rsid w:val="009A77BB"/>
    <w:rsid w:val="009B0743"/>
    <w:rsid w:val="009B10BE"/>
    <w:rsid w:val="009B5148"/>
    <w:rsid w:val="009B549C"/>
    <w:rsid w:val="009C4EB2"/>
    <w:rsid w:val="009C75E0"/>
    <w:rsid w:val="009D055D"/>
    <w:rsid w:val="009D140F"/>
    <w:rsid w:val="009E0ED5"/>
    <w:rsid w:val="009E13E5"/>
    <w:rsid w:val="009E2D86"/>
    <w:rsid w:val="009E5B8C"/>
    <w:rsid w:val="009F1861"/>
    <w:rsid w:val="009F276E"/>
    <w:rsid w:val="009F3432"/>
    <w:rsid w:val="009F530B"/>
    <w:rsid w:val="00A01323"/>
    <w:rsid w:val="00A025C3"/>
    <w:rsid w:val="00A04B02"/>
    <w:rsid w:val="00A05264"/>
    <w:rsid w:val="00A06205"/>
    <w:rsid w:val="00A06337"/>
    <w:rsid w:val="00A2353D"/>
    <w:rsid w:val="00A319A0"/>
    <w:rsid w:val="00A356B6"/>
    <w:rsid w:val="00A35946"/>
    <w:rsid w:val="00A367AF"/>
    <w:rsid w:val="00A46E34"/>
    <w:rsid w:val="00A55E3A"/>
    <w:rsid w:val="00A600BE"/>
    <w:rsid w:val="00A64746"/>
    <w:rsid w:val="00A700B6"/>
    <w:rsid w:val="00A742A6"/>
    <w:rsid w:val="00A77CDF"/>
    <w:rsid w:val="00A853C0"/>
    <w:rsid w:val="00A90222"/>
    <w:rsid w:val="00A92F85"/>
    <w:rsid w:val="00A95B1C"/>
    <w:rsid w:val="00AA08D4"/>
    <w:rsid w:val="00AA3EE1"/>
    <w:rsid w:val="00AA4F75"/>
    <w:rsid w:val="00AB0E3E"/>
    <w:rsid w:val="00AB11EF"/>
    <w:rsid w:val="00AB588F"/>
    <w:rsid w:val="00AB5FE6"/>
    <w:rsid w:val="00AB78AE"/>
    <w:rsid w:val="00AC0C80"/>
    <w:rsid w:val="00AC1B71"/>
    <w:rsid w:val="00AC3909"/>
    <w:rsid w:val="00AC4783"/>
    <w:rsid w:val="00AD2250"/>
    <w:rsid w:val="00AD2CFD"/>
    <w:rsid w:val="00AD5CC3"/>
    <w:rsid w:val="00AD7FB2"/>
    <w:rsid w:val="00AE75BB"/>
    <w:rsid w:val="00AF0E7F"/>
    <w:rsid w:val="00AF44AF"/>
    <w:rsid w:val="00B0366D"/>
    <w:rsid w:val="00B04C54"/>
    <w:rsid w:val="00B11538"/>
    <w:rsid w:val="00B13880"/>
    <w:rsid w:val="00B17B9D"/>
    <w:rsid w:val="00B24C03"/>
    <w:rsid w:val="00B27123"/>
    <w:rsid w:val="00B332A6"/>
    <w:rsid w:val="00B33DF9"/>
    <w:rsid w:val="00B36A50"/>
    <w:rsid w:val="00B37492"/>
    <w:rsid w:val="00B40119"/>
    <w:rsid w:val="00B44C85"/>
    <w:rsid w:val="00B5209C"/>
    <w:rsid w:val="00B73194"/>
    <w:rsid w:val="00B748BD"/>
    <w:rsid w:val="00B86BF9"/>
    <w:rsid w:val="00B9195C"/>
    <w:rsid w:val="00B9278C"/>
    <w:rsid w:val="00B9342E"/>
    <w:rsid w:val="00BA0615"/>
    <w:rsid w:val="00BA19E1"/>
    <w:rsid w:val="00BA208F"/>
    <w:rsid w:val="00BA2359"/>
    <w:rsid w:val="00BA2977"/>
    <w:rsid w:val="00BA316B"/>
    <w:rsid w:val="00BA4332"/>
    <w:rsid w:val="00BB27A5"/>
    <w:rsid w:val="00BB47BB"/>
    <w:rsid w:val="00BB525D"/>
    <w:rsid w:val="00BB5F50"/>
    <w:rsid w:val="00BB7E94"/>
    <w:rsid w:val="00BC4BF5"/>
    <w:rsid w:val="00BC4E73"/>
    <w:rsid w:val="00BD14C6"/>
    <w:rsid w:val="00BD1D82"/>
    <w:rsid w:val="00BE09B9"/>
    <w:rsid w:val="00BE2E02"/>
    <w:rsid w:val="00BF6760"/>
    <w:rsid w:val="00C0166F"/>
    <w:rsid w:val="00C144B0"/>
    <w:rsid w:val="00C203A4"/>
    <w:rsid w:val="00C273D2"/>
    <w:rsid w:val="00C27A2C"/>
    <w:rsid w:val="00C34BE6"/>
    <w:rsid w:val="00C37E24"/>
    <w:rsid w:val="00C403CB"/>
    <w:rsid w:val="00C43DC4"/>
    <w:rsid w:val="00C52CB2"/>
    <w:rsid w:val="00C530DB"/>
    <w:rsid w:val="00C54E79"/>
    <w:rsid w:val="00C570B5"/>
    <w:rsid w:val="00C628F5"/>
    <w:rsid w:val="00C62AA8"/>
    <w:rsid w:val="00C64AB7"/>
    <w:rsid w:val="00C661D7"/>
    <w:rsid w:val="00C70BD9"/>
    <w:rsid w:val="00C75CAB"/>
    <w:rsid w:val="00C76D7E"/>
    <w:rsid w:val="00C76DD4"/>
    <w:rsid w:val="00C81CC6"/>
    <w:rsid w:val="00C851F1"/>
    <w:rsid w:val="00C85910"/>
    <w:rsid w:val="00C85C40"/>
    <w:rsid w:val="00C93EC9"/>
    <w:rsid w:val="00C96FE5"/>
    <w:rsid w:val="00CD354A"/>
    <w:rsid w:val="00CE4E91"/>
    <w:rsid w:val="00CF18EC"/>
    <w:rsid w:val="00CF3215"/>
    <w:rsid w:val="00CF3B91"/>
    <w:rsid w:val="00CF462D"/>
    <w:rsid w:val="00CF63B2"/>
    <w:rsid w:val="00CF6B75"/>
    <w:rsid w:val="00D017B1"/>
    <w:rsid w:val="00D04646"/>
    <w:rsid w:val="00D06880"/>
    <w:rsid w:val="00D179DD"/>
    <w:rsid w:val="00D21061"/>
    <w:rsid w:val="00D22135"/>
    <w:rsid w:val="00D32F81"/>
    <w:rsid w:val="00D33159"/>
    <w:rsid w:val="00D3395D"/>
    <w:rsid w:val="00D45D0C"/>
    <w:rsid w:val="00D4758C"/>
    <w:rsid w:val="00D52944"/>
    <w:rsid w:val="00D531C7"/>
    <w:rsid w:val="00D54BD4"/>
    <w:rsid w:val="00D5576F"/>
    <w:rsid w:val="00D72990"/>
    <w:rsid w:val="00D74B95"/>
    <w:rsid w:val="00D8331C"/>
    <w:rsid w:val="00D83393"/>
    <w:rsid w:val="00D9398C"/>
    <w:rsid w:val="00D946D8"/>
    <w:rsid w:val="00DA1ECF"/>
    <w:rsid w:val="00DA64A1"/>
    <w:rsid w:val="00DA69AC"/>
    <w:rsid w:val="00DA69C8"/>
    <w:rsid w:val="00DB70AF"/>
    <w:rsid w:val="00DC4174"/>
    <w:rsid w:val="00DC5A37"/>
    <w:rsid w:val="00DC6B2F"/>
    <w:rsid w:val="00DC76C1"/>
    <w:rsid w:val="00DC7F7B"/>
    <w:rsid w:val="00DD4BF9"/>
    <w:rsid w:val="00DD5D72"/>
    <w:rsid w:val="00DD6A6C"/>
    <w:rsid w:val="00DD7BD1"/>
    <w:rsid w:val="00DE061B"/>
    <w:rsid w:val="00DE4A9A"/>
    <w:rsid w:val="00DF03ED"/>
    <w:rsid w:val="00DF0FA7"/>
    <w:rsid w:val="00DF3254"/>
    <w:rsid w:val="00E0224F"/>
    <w:rsid w:val="00E11557"/>
    <w:rsid w:val="00E11A96"/>
    <w:rsid w:val="00E12FAC"/>
    <w:rsid w:val="00E14871"/>
    <w:rsid w:val="00E44BC8"/>
    <w:rsid w:val="00E46064"/>
    <w:rsid w:val="00E60F76"/>
    <w:rsid w:val="00E625C6"/>
    <w:rsid w:val="00E66361"/>
    <w:rsid w:val="00E71C96"/>
    <w:rsid w:val="00E74E64"/>
    <w:rsid w:val="00E77113"/>
    <w:rsid w:val="00E80EE6"/>
    <w:rsid w:val="00E82228"/>
    <w:rsid w:val="00E8226A"/>
    <w:rsid w:val="00E82A98"/>
    <w:rsid w:val="00E8488D"/>
    <w:rsid w:val="00E8579A"/>
    <w:rsid w:val="00E92942"/>
    <w:rsid w:val="00E92C5A"/>
    <w:rsid w:val="00E961FB"/>
    <w:rsid w:val="00E97A0E"/>
    <w:rsid w:val="00EA1D09"/>
    <w:rsid w:val="00EA1F4D"/>
    <w:rsid w:val="00EA5CE6"/>
    <w:rsid w:val="00EB0CCD"/>
    <w:rsid w:val="00EB4A5A"/>
    <w:rsid w:val="00EB57A9"/>
    <w:rsid w:val="00EB5D97"/>
    <w:rsid w:val="00EC6C13"/>
    <w:rsid w:val="00EC7E37"/>
    <w:rsid w:val="00ED2F9A"/>
    <w:rsid w:val="00ED6DD8"/>
    <w:rsid w:val="00ED7826"/>
    <w:rsid w:val="00EE4608"/>
    <w:rsid w:val="00EE616C"/>
    <w:rsid w:val="00EF0714"/>
    <w:rsid w:val="00EF0F38"/>
    <w:rsid w:val="00EF0F66"/>
    <w:rsid w:val="00EF221A"/>
    <w:rsid w:val="00EF2D3B"/>
    <w:rsid w:val="00EF5BD3"/>
    <w:rsid w:val="00EF7E67"/>
    <w:rsid w:val="00F04177"/>
    <w:rsid w:val="00F0697F"/>
    <w:rsid w:val="00F06AEE"/>
    <w:rsid w:val="00F1018B"/>
    <w:rsid w:val="00F12E83"/>
    <w:rsid w:val="00F138AB"/>
    <w:rsid w:val="00F22615"/>
    <w:rsid w:val="00F26055"/>
    <w:rsid w:val="00F266F0"/>
    <w:rsid w:val="00F33940"/>
    <w:rsid w:val="00F36F39"/>
    <w:rsid w:val="00F45944"/>
    <w:rsid w:val="00F46ACC"/>
    <w:rsid w:val="00F525F7"/>
    <w:rsid w:val="00F618E0"/>
    <w:rsid w:val="00F65230"/>
    <w:rsid w:val="00F66353"/>
    <w:rsid w:val="00F71111"/>
    <w:rsid w:val="00F72DEA"/>
    <w:rsid w:val="00F7590A"/>
    <w:rsid w:val="00F81321"/>
    <w:rsid w:val="00F81E5F"/>
    <w:rsid w:val="00F854DF"/>
    <w:rsid w:val="00F864DA"/>
    <w:rsid w:val="00F87498"/>
    <w:rsid w:val="00F9017C"/>
    <w:rsid w:val="00F944AF"/>
    <w:rsid w:val="00F94E3A"/>
    <w:rsid w:val="00F94F0A"/>
    <w:rsid w:val="00F97EC1"/>
    <w:rsid w:val="00FA1C9B"/>
    <w:rsid w:val="00FA33CA"/>
    <w:rsid w:val="00FB42E7"/>
    <w:rsid w:val="00FB55E3"/>
    <w:rsid w:val="00FC065F"/>
    <w:rsid w:val="00FC4749"/>
    <w:rsid w:val="00FC524D"/>
    <w:rsid w:val="00FC5BE3"/>
    <w:rsid w:val="00FD4BEA"/>
    <w:rsid w:val="00FE0E3B"/>
    <w:rsid w:val="00FE1AC0"/>
    <w:rsid w:val="00FE5E99"/>
    <w:rsid w:val="00FE7E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F58A"/>
  <w15:chartTrackingRefBased/>
  <w15:docId w15:val="{10633F20-B903-7946-8681-D95E96FB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5209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155995"/>
    <w:rPr>
      <w:sz w:val="20"/>
      <w:szCs w:val="20"/>
    </w:rPr>
  </w:style>
  <w:style w:type="character" w:customStyle="1" w:styleId="CommentTextChar">
    <w:name w:val="Comment Text Char"/>
    <w:basedOn w:val="DefaultParagraphFont"/>
    <w:link w:val="CommentText"/>
    <w:uiPriority w:val="99"/>
    <w:qFormat/>
    <w:rsid w:val="00155995"/>
    <w:rPr>
      <w:sz w:val="20"/>
      <w:szCs w:val="20"/>
      <w:lang w:val="en-US"/>
    </w:rPr>
  </w:style>
  <w:style w:type="character" w:styleId="CommentReference">
    <w:name w:val="annotation reference"/>
    <w:basedOn w:val="DefaultParagraphFont"/>
    <w:uiPriority w:val="99"/>
    <w:unhideWhenUsed/>
    <w:rsid w:val="00155995"/>
    <w:rPr>
      <w:sz w:val="18"/>
      <w:szCs w:val="18"/>
    </w:rPr>
  </w:style>
  <w:style w:type="paragraph" w:styleId="BalloonText">
    <w:name w:val="Balloon Text"/>
    <w:basedOn w:val="Normal"/>
    <w:link w:val="BalloonTextChar"/>
    <w:uiPriority w:val="99"/>
    <w:semiHidden/>
    <w:unhideWhenUsed/>
    <w:rsid w:val="0015599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5995"/>
    <w:rPr>
      <w:rFonts w:ascii="Times New Roman" w:hAnsi="Times New Roman" w:cs="Times New Roman"/>
      <w:sz w:val="18"/>
      <w:szCs w:val="18"/>
      <w:lang w:val="en-US"/>
    </w:rPr>
  </w:style>
  <w:style w:type="paragraph" w:styleId="CommentSubject">
    <w:name w:val="annotation subject"/>
    <w:basedOn w:val="CommentText"/>
    <w:next w:val="CommentText"/>
    <w:link w:val="CommentSubjectChar"/>
    <w:uiPriority w:val="99"/>
    <w:semiHidden/>
    <w:unhideWhenUsed/>
    <w:rsid w:val="00912EA8"/>
    <w:rPr>
      <w:b/>
      <w:bCs/>
    </w:rPr>
  </w:style>
  <w:style w:type="character" w:customStyle="1" w:styleId="CommentSubjectChar">
    <w:name w:val="Comment Subject Char"/>
    <w:basedOn w:val="CommentTextChar"/>
    <w:link w:val="CommentSubject"/>
    <w:uiPriority w:val="99"/>
    <w:semiHidden/>
    <w:rsid w:val="00912EA8"/>
    <w:rPr>
      <w:b/>
      <w:bCs/>
      <w:sz w:val="20"/>
      <w:szCs w:val="20"/>
      <w:lang w:val="en-US"/>
    </w:rPr>
  </w:style>
  <w:style w:type="character" w:styleId="PlaceholderText">
    <w:name w:val="Placeholder Text"/>
    <w:basedOn w:val="DefaultParagraphFont"/>
    <w:uiPriority w:val="99"/>
    <w:semiHidden/>
    <w:rsid w:val="00C27A2C"/>
    <w:rPr>
      <w:color w:val="808080"/>
    </w:rPr>
  </w:style>
  <w:style w:type="paragraph" w:styleId="Bibliography">
    <w:name w:val="Bibliography"/>
    <w:basedOn w:val="Normal"/>
    <w:next w:val="Normal"/>
    <w:uiPriority w:val="37"/>
    <w:unhideWhenUsed/>
    <w:rsid w:val="0094156A"/>
    <w:pPr>
      <w:spacing w:line="480" w:lineRule="auto"/>
      <w:ind w:left="720" w:hanging="720"/>
    </w:pPr>
  </w:style>
  <w:style w:type="paragraph" w:styleId="NormalWeb">
    <w:name w:val="Normal (Web)"/>
    <w:basedOn w:val="Normal"/>
    <w:uiPriority w:val="99"/>
    <w:semiHidden/>
    <w:unhideWhenUsed/>
    <w:rsid w:val="00932D6D"/>
    <w:rPr>
      <w:rFonts w:ascii="Times New Roman" w:hAnsi="Times New Roman" w:cs="Times New Roman"/>
    </w:rPr>
  </w:style>
  <w:style w:type="character" w:styleId="Hyperlink">
    <w:name w:val="Hyperlink"/>
    <w:basedOn w:val="DefaultParagraphFont"/>
    <w:uiPriority w:val="99"/>
    <w:unhideWhenUsed/>
    <w:rsid w:val="00DF0FA7"/>
    <w:rPr>
      <w:color w:val="0000FF"/>
      <w:u w:val="single"/>
    </w:rPr>
  </w:style>
  <w:style w:type="paragraph" w:styleId="Header">
    <w:name w:val="header"/>
    <w:basedOn w:val="Normal"/>
    <w:link w:val="HeaderChar"/>
    <w:uiPriority w:val="99"/>
    <w:unhideWhenUsed/>
    <w:rsid w:val="0066098F"/>
    <w:pPr>
      <w:tabs>
        <w:tab w:val="center" w:pos="4513"/>
        <w:tab w:val="right" w:pos="9026"/>
      </w:tabs>
    </w:pPr>
  </w:style>
  <w:style w:type="character" w:customStyle="1" w:styleId="HeaderChar">
    <w:name w:val="Header Char"/>
    <w:basedOn w:val="DefaultParagraphFont"/>
    <w:link w:val="Header"/>
    <w:uiPriority w:val="99"/>
    <w:rsid w:val="0066098F"/>
    <w:rPr>
      <w:lang w:val="en-US"/>
    </w:rPr>
  </w:style>
  <w:style w:type="paragraph" w:styleId="Footer">
    <w:name w:val="footer"/>
    <w:basedOn w:val="Normal"/>
    <w:link w:val="FooterChar"/>
    <w:uiPriority w:val="99"/>
    <w:unhideWhenUsed/>
    <w:rsid w:val="0066098F"/>
    <w:pPr>
      <w:tabs>
        <w:tab w:val="center" w:pos="4513"/>
        <w:tab w:val="right" w:pos="9026"/>
      </w:tabs>
    </w:pPr>
  </w:style>
  <w:style w:type="character" w:customStyle="1" w:styleId="FooterChar">
    <w:name w:val="Footer Char"/>
    <w:basedOn w:val="DefaultParagraphFont"/>
    <w:link w:val="Footer"/>
    <w:uiPriority w:val="99"/>
    <w:rsid w:val="0066098F"/>
    <w:rPr>
      <w:lang w:val="en-US"/>
    </w:rPr>
  </w:style>
  <w:style w:type="paragraph" w:styleId="Revision">
    <w:name w:val="Revision"/>
    <w:hidden/>
    <w:uiPriority w:val="99"/>
    <w:semiHidden/>
    <w:rsid w:val="00BF6760"/>
    <w:rPr>
      <w:lang w:val="en-US"/>
    </w:rPr>
  </w:style>
  <w:style w:type="character" w:styleId="FollowedHyperlink">
    <w:name w:val="FollowedHyperlink"/>
    <w:basedOn w:val="DefaultParagraphFont"/>
    <w:uiPriority w:val="99"/>
    <w:semiHidden/>
    <w:unhideWhenUsed/>
    <w:rsid w:val="00396542"/>
    <w:rPr>
      <w:color w:val="954F72" w:themeColor="followedHyperlink"/>
      <w:u w:val="single"/>
    </w:rPr>
  </w:style>
  <w:style w:type="character" w:styleId="LineNumber">
    <w:name w:val="line number"/>
    <w:basedOn w:val="DefaultParagraphFont"/>
    <w:uiPriority w:val="99"/>
    <w:semiHidden/>
    <w:unhideWhenUsed/>
    <w:rsid w:val="00703C12"/>
  </w:style>
  <w:style w:type="character" w:styleId="UnresolvedMention">
    <w:name w:val="Unresolved Mention"/>
    <w:basedOn w:val="DefaultParagraphFont"/>
    <w:uiPriority w:val="99"/>
    <w:rsid w:val="00ED7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29117">
      <w:bodyDiv w:val="1"/>
      <w:marLeft w:val="0"/>
      <w:marRight w:val="0"/>
      <w:marTop w:val="0"/>
      <w:marBottom w:val="0"/>
      <w:divBdr>
        <w:top w:val="none" w:sz="0" w:space="0" w:color="auto"/>
        <w:left w:val="none" w:sz="0" w:space="0" w:color="auto"/>
        <w:bottom w:val="none" w:sz="0" w:space="0" w:color="auto"/>
        <w:right w:val="none" w:sz="0" w:space="0" w:color="auto"/>
      </w:divBdr>
      <w:divsChild>
        <w:div w:id="1109080565">
          <w:marLeft w:val="0"/>
          <w:marRight w:val="0"/>
          <w:marTop w:val="0"/>
          <w:marBottom w:val="0"/>
          <w:divBdr>
            <w:top w:val="none" w:sz="0" w:space="0" w:color="auto"/>
            <w:left w:val="none" w:sz="0" w:space="0" w:color="auto"/>
            <w:bottom w:val="none" w:sz="0" w:space="0" w:color="auto"/>
            <w:right w:val="none" w:sz="0" w:space="0" w:color="auto"/>
          </w:divBdr>
        </w:div>
        <w:div w:id="1937129443">
          <w:marLeft w:val="0"/>
          <w:marRight w:val="0"/>
          <w:marTop w:val="0"/>
          <w:marBottom w:val="0"/>
          <w:divBdr>
            <w:top w:val="none" w:sz="0" w:space="0" w:color="auto"/>
            <w:left w:val="none" w:sz="0" w:space="0" w:color="auto"/>
            <w:bottom w:val="none" w:sz="0" w:space="0" w:color="auto"/>
            <w:right w:val="none" w:sz="0" w:space="0" w:color="auto"/>
          </w:divBdr>
        </w:div>
      </w:divsChild>
    </w:div>
    <w:div w:id="89593315">
      <w:bodyDiv w:val="1"/>
      <w:marLeft w:val="0"/>
      <w:marRight w:val="0"/>
      <w:marTop w:val="0"/>
      <w:marBottom w:val="0"/>
      <w:divBdr>
        <w:top w:val="none" w:sz="0" w:space="0" w:color="auto"/>
        <w:left w:val="none" w:sz="0" w:space="0" w:color="auto"/>
        <w:bottom w:val="none" w:sz="0" w:space="0" w:color="auto"/>
        <w:right w:val="none" w:sz="0" w:space="0" w:color="auto"/>
      </w:divBdr>
      <w:divsChild>
        <w:div w:id="1160806099">
          <w:marLeft w:val="0"/>
          <w:marRight w:val="0"/>
          <w:marTop w:val="0"/>
          <w:marBottom w:val="0"/>
          <w:divBdr>
            <w:top w:val="none" w:sz="0" w:space="0" w:color="auto"/>
            <w:left w:val="none" w:sz="0" w:space="0" w:color="auto"/>
            <w:bottom w:val="none" w:sz="0" w:space="0" w:color="auto"/>
            <w:right w:val="none" w:sz="0" w:space="0" w:color="auto"/>
          </w:divBdr>
          <w:divsChild>
            <w:div w:id="1582064445">
              <w:marLeft w:val="0"/>
              <w:marRight w:val="0"/>
              <w:marTop w:val="0"/>
              <w:marBottom w:val="0"/>
              <w:divBdr>
                <w:top w:val="none" w:sz="0" w:space="0" w:color="auto"/>
                <w:left w:val="none" w:sz="0" w:space="0" w:color="auto"/>
                <w:bottom w:val="none" w:sz="0" w:space="0" w:color="auto"/>
                <w:right w:val="none" w:sz="0" w:space="0" w:color="auto"/>
              </w:divBdr>
              <w:divsChild>
                <w:div w:id="17802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7457">
      <w:bodyDiv w:val="1"/>
      <w:marLeft w:val="0"/>
      <w:marRight w:val="0"/>
      <w:marTop w:val="0"/>
      <w:marBottom w:val="0"/>
      <w:divBdr>
        <w:top w:val="none" w:sz="0" w:space="0" w:color="auto"/>
        <w:left w:val="none" w:sz="0" w:space="0" w:color="auto"/>
        <w:bottom w:val="none" w:sz="0" w:space="0" w:color="auto"/>
        <w:right w:val="none" w:sz="0" w:space="0" w:color="auto"/>
      </w:divBdr>
      <w:divsChild>
        <w:div w:id="363948336">
          <w:marLeft w:val="0"/>
          <w:marRight w:val="0"/>
          <w:marTop w:val="0"/>
          <w:marBottom w:val="0"/>
          <w:divBdr>
            <w:top w:val="none" w:sz="0" w:space="0" w:color="auto"/>
            <w:left w:val="none" w:sz="0" w:space="0" w:color="auto"/>
            <w:bottom w:val="none" w:sz="0" w:space="0" w:color="auto"/>
            <w:right w:val="none" w:sz="0" w:space="0" w:color="auto"/>
          </w:divBdr>
          <w:divsChild>
            <w:div w:id="1967545521">
              <w:marLeft w:val="0"/>
              <w:marRight w:val="0"/>
              <w:marTop w:val="0"/>
              <w:marBottom w:val="0"/>
              <w:divBdr>
                <w:top w:val="none" w:sz="0" w:space="0" w:color="auto"/>
                <w:left w:val="none" w:sz="0" w:space="0" w:color="auto"/>
                <w:bottom w:val="none" w:sz="0" w:space="0" w:color="auto"/>
                <w:right w:val="none" w:sz="0" w:space="0" w:color="auto"/>
              </w:divBdr>
              <w:divsChild>
                <w:div w:id="91246424">
                  <w:marLeft w:val="0"/>
                  <w:marRight w:val="0"/>
                  <w:marTop w:val="0"/>
                  <w:marBottom w:val="0"/>
                  <w:divBdr>
                    <w:top w:val="none" w:sz="0" w:space="0" w:color="auto"/>
                    <w:left w:val="none" w:sz="0" w:space="0" w:color="auto"/>
                    <w:bottom w:val="none" w:sz="0" w:space="0" w:color="auto"/>
                    <w:right w:val="none" w:sz="0" w:space="0" w:color="auto"/>
                  </w:divBdr>
                  <w:divsChild>
                    <w:div w:id="6511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2164">
      <w:bodyDiv w:val="1"/>
      <w:marLeft w:val="0"/>
      <w:marRight w:val="0"/>
      <w:marTop w:val="0"/>
      <w:marBottom w:val="0"/>
      <w:divBdr>
        <w:top w:val="none" w:sz="0" w:space="0" w:color="auto"/>
        <w:left w:val="none" w:sz="0" w:space="0" w:color="auto"/>
        <w:bottom w:val="none" w:sz="0" w:space="0" w:color="auto"/>
        <w:right w:val="none" w:sz="0" w:space="0" w:color="auto"/>
      </w:divBdr>
      <w:divsChild>
        <w:div w:id="732653612">
          <w:marLeft w:val="0"/>
          <w:marRight w:val="0"/>
          <w:marTop w:val="0"/>
          <w:marBottom w:val="0"/>
          <w:divBdr>
            <w:top w:val="none" w:sz="0" w:space="0" w:color="auto"/>
            <w:left w:val="none" w:sz="0" w:space="0" w:color="auto"/>
            <w:bottom w:val="none" w:sz="0" w:space="0" w:color="auto"/>
            <w:right w:val="none" w:sz="0" w:space="0" w:color="auto"/>
          </w:divBdr>
          <w:divsChild>
            <w:div w:id="782574952">
              <w:marLeft w:val="0"/>
              <w:marRight w:val="0"/>
              <w:marTop w:val="0"/>
              <w:marBottom w:val="0"/>
              <w:divBdr>
                <w:top w:val="none" w:sz="0" w:space="0" w:color="auto"/>
                <w:left w:val="none" w:sz="0" w:space="0" w:color="auto"/>
                <w:bottom w:val="none" w:sz="0" w:space="0" w:color="auto"/>
                <w:right w:val="none" w:sz="0" w:space="0" w:color="auto"/>
              </w:divBdr>
              <w:divsChild>
                <w:div w:id="122390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9754">
      <w:bodyDiv w:val="1"/>
      <w:marLeft w:val="0"/>
      <w:marRight w:val="0"/>
      <w:marTop w:val="0"/>
      <w:marBottom w:val="0"/>
      <w:divBdr>
        <w:top w:val="none" w:sz="0" w:space="0" w:color="auto"/>
        <w:left w:val="none" w:sz="0" w:space="0" w:color="auto"/>
        <w:bottom w:val="none" w:sz="0" w:space="0" w:color="auto"/>
        <w:right w:val="none" w:sz="0" w:space="0" w:color="auto"/>
      </w:divBdr>
      <w:divsChild>
        <w:div w:id="175467908">
          <w:marLeft w:val="0"/>
          <w:marRight w:val="0"/>
          <w:marTop w:val="0"/>
          <w:marBottom w:val="0"/>
          <w:divBdr>
            <w:top w:val="none" w:sz="0" w:space="0" w:color="auto"/>
            <w:left w:val="none" w:sz="0" w:space="0" w:color="auto"/>
            <w:bottom w:val="none" w:sz="0" w:space="0" w:color="auto"/>
            <w:right w:val="none" w:sz="0" w:space="0" w:color="auto"/>
          </w:divBdr>
          <w:divsChild>
            <w:div w:id="666519884">
              <w:marLeft w:val="0"/>
              <w:marRight w:val="0"/>
              <w:marTop w:val="0"/>
              <w:marBottom w:val="0"/>
              <w:divBdr>
                <w:top w:val="none" w:sz="0" w:space="0" w:color="auto"/>
                <w:left w:val="none" w:sz="0" w:space="0" w:color="auto"/>
                <w:bottom w:val="none" w:sz="0" w:space="0" w:color="auto"/>
                <w:right w:val="none" w:sz="0" w:space="0" w:color="auto"/>
              </w:divBdr>
              <w:divsChild>
                <w:div w:id="12089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332563">
      <w:bodyDiv w:val="1"/>
      <w:marLeft w:val="0"/>
      <w:marRight w:val="0"/>
      <w:marTop w:val="0"/>
      <w:marBottom w:val="0"/>
      <w:divBdr>
        <w:top w:val="none" w:sz="0" w:space="0" w:color="auto"/>
        <w:left w:val="none" w:sz="0" w:space="0" w:color="auto"/>
        <w:bottom w:val="none" w:sz="0" w:space="0" w:color="auto"/>
        <w:right w:val="none" w:sz="0" w:space="0" w:color="auto"/>
      </w:divBdr>
      <w:divsChild>
        <w:div w:id="1516646747">
          <w:marLeft w:val="0"/>
          <w:marRight w:val="0"/>
          <w:marTop w:val="0"/>
          <w:marBottom w:val="0"/>
          <w:divBdr>
            <w:top w:val="none" w:sz="0" w:space="0" w:color="auto"/>
            <w:left w:val="none" w:sz="0" w:space="0" w:color="auto"/>
            <w:bottom w:val="none" w:sz="0" w:space="0" w:color="auto"/>
            <w:right w:val="none" w:sz="0" w:space="0" w:color="auto"/>
          </w:divBdr>
          <w:divsChild>
            <w:div w:id="1455321225">
              <w:marLeft w:val="0"/>
              <w:marRight w:val="0"/>
              <w:marTop w:val="0"/>
              <w:marBottom w:val="0"/>
              <w:divBdr>
                <w:top w:val="none" w:sz="0" w:space="0" w:color="auto"/>
                <w:left w:val="none" w:sz="0" w:space="0" w:color="auto"/>
                <w:bottom w:val="none" w:sz="0" w:space="0" w:color="auto"/>
                <w:right w:val="none" w:sz="0" w:space="0" w:color="auto"/>
              </w:divBdr>
              <w:divsChild>
                <w:div w:id="12057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47512">
      <w:bodyDiv w:val="1"/>
      <w:marLeft w:val="0"/>
      <w:marRight w:val="0"/>
      <w:marTop w:val="0"/>
      <w:marBottom w:val="0"/>
      <w:divBdr>
        <w:top w:val="none" w:sz="0" w:space="0" w:color="auto"/>
        <w:left w:val="none" w:sz="0" w:space="0" w:color="auto"/>
        <w:bottom w:val="none" w:sz="0" w:space="0" w:color="auto"/>
        <w:right w:val="none" w:sz="0" w:space="0" w:color="auto"/>
      </w:divBdr>
      <w:divsChild>
        <w:div w:id="1240947839">
          <w:marLeft w:val="0"/>
          <w:marRight w:val="0"/>
          <w:marTop w:val="0"/>
          <w:marBottom w:val="0"/>
          <w:divBdr>
            <w:top w:val="none" w:sz="0" w:space="0" w:color="auto"/>
            <w:left w:val="none" w:sz="0" w:space="0" w:color="auto"/>
            <w:bottom w:val="none" w:sz="0" w:space="0" w:color="auto"/>
            <w:right w:val="none" w:sz="0" w:space="0" w:color="auto"/>
          </w:divBdr>
          <w:divsChild>
            <w:div w:id="858393039">
              <w:marLeft w:val="0"/>
              <w:marRight w:val="0"/>
              <w:marTop w:val="0"/>
              <w:marBottom w:val="0"/>
              <w:divBdr>
                <w:top w:val="none" w:sz="0" w:space="0" w:color="auto"/>
                <w:left w:val="none" w:sz="0" w:space="0" w:color="auto"/>
                <w:bottom w:val="none" w:sz="0" w:space="0" w:color="auto"/>
                <w:right w:val="none" w:sz="0" w:space="0" w:color="auto"/>
              </w:divBdr>
              <w:divsChild>
                <w:div w:id="523176198">
                  <w:marLeft w:val="0"/>
                  <w:marRight w:val="0"/>
                  <w:marTop w:val="0"/>
                  <w:marBottom w:val="0"/>
                  <w:divBdr>
                    <w:top w:val="none" w:sz="0" w:space="0" w:color="auto"/>
                    <w:left w:val="none" w:sz="0" w:space="0" w:color="auto"/>
                    <w:bottom w:val="none" w:sz="0" w:space="0" w:color="auto"/>
                    <w:right w:val="none" w:sz="0" w:space="0" w:color="auto"/>
                  </w:divBdr>
                  <w:divsChild>
                    <w:div w:id="335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148583">
      <w:bodyDiv w:val="1"/>
      <w:marLeft w:val="0"/>
      <w:marRight w:val="0"/>
      <w:marTop w:val="0"/>
      <w:marBottom w:val="0"/>
      <w:divBdr>
        <w:top w:val="none" w:sz="0" w:space="0" w:color="auto"/>
        <w:left w:val="none" w:sz="0" w:space="0" w:color="auto"/>
        <w:bottom w:val="none" w:sz="0" w:space="0" w:color="auto"/>
        <w:right w:val="none" w:sz="0" w:space="0" w:color="auto"/>
      </w:divBdr>
      <w:divsChild>
        <w:div w:id="1025180159">
          <w:marLeft w:val="0"/>
          <w:marRight w:val="0"/>
          <w:marTop w:val="0"/>
          <w:marBottom w:val="0"/>
          <w:divBdr>
            <w:top w:val="none" w:sz="0" w:space="0" w:color="auto"/>
            <w:left w:val="none" w:sz="0" w:space="0" w:color="auto"/>
            <w:bottom w:val="none" w:sz="0" w:space="0" w:color="auto"/>
            <w:right w:val="none" w:sz="0" w:space="0" w:color="auto"/>
          </w:divBdr>
          <w:divsChild>
            <w:div w:id="1068072517">
              <w:marLeft w:val="0"/>
              <w:marRight w:val="0"/>
              <w:marTop w:val="0"/>
              <w:marBottom w:val="0"/>
              <w:divBdr>
                <w:top w:val="none" w:sz="0" w:space="0" w:color="auto"/>
                <w:left w:val="none" w:sz="0" w:space="0" w:color="auto"/>
                <w:bottom w:val="none" w:sz="0" w:space="0" w:color="auto"/>
                <w:right w:val="none" w:sz="0" w:space="0" w:color="auto"/>
              </w:divBdr>
              <w:divsChild>
                <w:div w:id="1547567849">
                  <w:marLeft w:val="0"/>
                  <w:marRight w:val="0"/>
                  <w:marTop w:val="0"/>
                  <w:marBottom w:val="0"/>
                  <w:divBdr>
                    <w:top w:val="none" w:sz="0" w:space="0" w:color="auto"/>
                    <w:left w:val="none" w:sz="0" w:space="0" w:color="auto"/>
                    <w:bottom w:val="none" w:sz="0" w:space="0" w:color="auto"/>
                    <w:right w:val="none" w:sz="0" w:space="0" w:color="auto"/>
                  </w:divBdr>
                  <w:divsChild>
                    <w:div w:id="13068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313425">
      <w:bodyDiv w:val="1"/>
      <w:marLeft w:val="0"/>
      <w:marRight w:val="0"/>
      <w:marTop w:val="0"/>
      <w:marBottom w:val="0"/>
      <w:divBdr>
        <w:top w:val="none" w:sz="0" w:space="0" w:color="auto"/>
        <w:left w:val="none" w:sz="0" w:space="0" w:color="auto"/>
        <w:bottom w:val="none" w:sz="0" w:space="0" w:color="auto"/>
        <w:right w:val="none" w:sz="0" w:space="0" w:color="auto"/>
      </w:divBdr>
      <w:divsChild>
        <w:div w:id="952857012">
          <w:marLeft w:val="0"/>
          <w:marRight w:val="0"/>
          <w:marTop w:val="0"/>
          <w:marBottom w:val="0"/>
          <w:divBdr>
            <w:top w:val="none" w:sz="0" w:space="0" w:color="auto"/>
            <w:left w:val="none" w:sz="0" w:space="0" w:color="auto"/>
            <w:bottom w:val="none" w:sz="0" w:space="0" w:color="auto"/>
            <w:right w:val="none" w:sz="0" w:space="0" w:color="auto"/>
          </w:divBdr>
          <w:divsChild>
            <w:div w:id="920798338">
              <w:marLeft w:val="0"/>
              <w:marRight w:val="0"/>
              <w:marTop w:val="0"/>
              <w:marBottom w:val="0"/>
              <w:divBdr>
                <w:top w:val="none" w:sz="0" w:space="0" w:color="auto"/>
                <w:left w:val="none" w:sz="0" w:space="0" w:color="auto"/>
                <w:bottom w:val="none" w:sz="0" w:space="0" w:color="auto"/>
                <w:right w:val="none" w:sz="0" w:space="0" w:color="auto"/>
              </w:divBdr>
              <w:divsChild>
                <w:div w:id="1802381209">
                  <w:marLeft w:val="0"/>
                  <w:marRight w:val="0"/>
                  <w:marTop w:val="0"/>
                  <w:marBottom w:val="0"/>
                  <w:divBdr>
                    <w:top w:val="none" w:sz="0" w:space="0" w:color="auto"/>
                    <w:left w:val="none" w:sz="0" w:space="0" w:color="auto"/>
                    <w:bottom w:val="none" w:sz="0" w:space="0" w:color="auto"/>
                    <w:right w:val="none" w:sz="0" w:space="0" w:color="auto"/>
                  </w:divBdr>
                  <w:divsChild>
                    <w:div w:id="7621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62603">
      <w:bodyDiv w:val="1"/>
      <w:marLeft w:val="0"/>
      <w:marRight w:val="0"/>
      <w:marTop w:val="0"/>
      <w:marBottom w:val="0"/>
      <w:divBdr>
        <w:top w:val="none" w:sz="0" w:space="0" w:color="auto"/>
        <w:left w:val="none" w:sz="0" w:space="0" w:color="auto"/>
        <w:bottom w:val="none" w:sz="0" w:space="0" w:color="auto"/>
        <w:right w:val="none" w:sz="0" w:space="0" w:color="auto"/>
      </w:divBdr>
    </w:div>
    <w:div w:id="673873229">
      <w:bodyDiv w:val="1"/>
      <w:marLeft w:val="0"/>
      <w:marRight w:val="0"/>
      <w:marTop w:val="0"/>
      <w:marBottom w:val="0"/>
      <w:divBdr>
        <w:top w:val="none" w:sz="0" w:space="0" w:color="auto"/>
        <w:left w:val="none" w:sz="0" w:space="0" w:color="auto"/>
        <w:bottom w:val="none" w:sz="0" w:space="0" w:color="auto"/>
        <w:right w:val="none" w:sz="0" w:space="0" w:color="auto"/>
      </w:divBdr>
      <w:divsChild>
        <w:div w:id="361588654">
          <w:marLeft w:val="0"/>
          <w:marRight w:val="0"/>
          <w:marTop w:val="0"/>
          <w:marBottom w:val="0"/>
          <w:divBdr>
            <w:top w:val="none" w:sz="0" w:space="0" w:color="auto"/>
            <w:left w:val="none" w:sz="0" w:space="0" w:color="auto"/>
            <w:bottom w:val="none" w:sz="0" w:space="0" w:color="auto"/>
            <w:right w:val="none" w:sz="0" w:space="0" w:color="auto"/>
          </w:divBdr>
          <w:divsChild>
            <w:div w:id="1537768824">
              <w:marLeft w:val="0"/>
              <w:marRight w:val="0"/>
              <w:marTop w:val="0"/>
              <w:marBottom w:val="0"/>
              <w:divBdr>
                <w:top w:val="none" w:sz="0" w:space="0" w:color="auto"/>
                <w:left w:val="none" w:sz="0" w:space="0" w:color="auto"/>
                <w:bottom w:val="none" w:sz="0" w:space="0" w:color="auto"/>
                <w:right w:val="none" w:sz="0" w:space="0" w:color="auto"/>
              </w:divBdr>
              <w:divsChild>
                <w:div w:id="13705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07682">
      <w:bodyDiv w:val="1"/>
      <w:marLeft w:val="0"/>
      <w:marRight w:val="0"/>
      <w:marTop w:val="0"/>
      <w:marBottom w:val="0"/>
      <w:divBdr>
        <w:top w:val="none" w:sz="0" w:space="0" w:color="auto"/>
        <w:left w:val="none" w:sz="0" w:space="0" w:color="auto"/>
        <w:bottom w:val="none" w:sz="0" w:space="0" w:color="auto"/>
        <w:right w:val="none" w:sz="0" w:space="0" w:color="auto"/>
      </w:divBdr>
      <w:divsChild>
        <w:div w:id="660306240">
          <w:marLeft w:val="0"/>
          <w:marRight w:val="0"/>
          <w:marTop w:val="0"/>
          <w:marBottom w:val="0"/>
          <w:divBdr>
            <w:top w:val="none" w:sz="0" w:space="0" w:color="auto"/>
            <w:left w:val="none" w:sz="0" w:space="0" w:color="auto"/>
            <w:bottom w:val="none" w:sz="0" w:space="0" w:color="auto"/>
            <w:right w:val="none" w:sz="0" w:space="0" w:color="auto"/>
          </w:divBdr>
          <w:divsChild>
            <w:div w:id="116728805">
              <w:marLeft w:val="0"/>
              <w:marRight w:val="0"/>
              <w:marTop w:val="0"/>
              <w:marBottom w:val="0"/>
              <w:divBdr>
                <w:top w:val="none" w:sz="0" w:space="0" w:color="auto"/>
                <w:left w:val="none" w:sz="0" w:space="0" w:color="auto"/>
                <w:bottom w:val="none" w:sz="0" w:space="0" w:color="auto"/>
                <w:right w:val="none" w:sz="0" w:space="0" w:color="auto"/>
              </w:divBdr>
              <w:divsChild>
                <w:div w:id="1018851996">
                  <w:marLeft w:val="0"/>
                  <w:marRight w:val="0"/>
                  <w:marTop w:val="0"/>
                  <w:marBottom w:val="0"/>
                  <w:divBdr>
                    <w:top w:val="none" w:sz="0" w:space="0" w:color="auto"/>
                    <w:left w:val="none" w:sz="0" w:space="0" w:color="auto"/>
                    <w:bottom w:val="none" w:sz="0" w:space="0" w:color="auto"/>
                    <w:right w:val="none" w:sz="0" w:space="0" w:color="auto"/>
                  </w:divBdr>
                  <w:divsChild>
                    <w:div w:id="38418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771199">
      <w:bodyDiv w:val="1"/>
      <w:marLeft w:val="0"/>
      <w:marRight w:val="0"/>
      <w:marTop w:val="0"/>
      <w:marBottom w:val="0"/>
      <w:divBdr>
        <w:top w:val="none" w:sz="0" w:space="0" w:color="auto"/>
        <w:left w:val="none" w:sz="0" w:space="0" w:color="auto"/>
        <w:bottom w:val="none" w:sz="0" w:space="0" w:color="auto"/>
        <w:right w:val="none" w:sz="0" w:space="0" w:color="auto"/>
      </w:divBdr>
      <w:divsChild>
        <w:div w:id="1474516592">
          <w:marLeft w:val="0"/>
          <w:marRight w:val="0"/>
          <w:marTop w:val="0"/>
          <w:marBottom w:val="0"/>
          <w:divBdr>
            <w:top w:val="none" w:sz="0" w:space="0" w:color="auto"/>
            <w:left w:val="none" w:sz="0" w:space="0" w:color="auto"/>
            <w:bottom w:val="none" w:sz="0" w:space="0" w:color="auto"/>
            <w:right w:val="none" w:sz="0" w:space="0" w:color="auto"/>
          </w:divBdr>
          <w:divsChild>
            <w:div w:id="694579180">
              <w:marLeft w:val="0"/>
              <w:marRight w:val="0"/>
              <w:marTop w:val="0"/>
              <w:marBottom w:val="0"/>
              <w:divBdr>
                <w:top w:val="none" w:sz="0" w:space="0" w:color="auto"/>
                <w:left w:val="none" w:sz="0" w:space="0" w:color="auto"/>
                <w:bottom w:val="none" w:sz="0" w:space="0" w:color="auto"/>
                <w:right w:val="none" w:sz="0" w:space="0" w:color="auto"/>
              </w:divBdr>
              <w:divsChild>
                <w:div w:id="5906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11220">
      <w:bodyDiv w:val="1"/>
      <w:marLeft w:val="0"/>
      <w:marRight w:val="0"/>
      <w:marTop w:val="0"/>
      <w:marBottom w:val="0"/>
      <w:divBdr>
        <w:top w:val="none" w:sz="0" w:space="0" w:color="auto"/>
        <w:left w:val="none" w:sz="0" w:space="0" w:color="auto"/>
        <w:bottom w:val="none" w:sz="0" w:space="0" w:color="auto"/>
        <w:right w:val="none" w:sz="0" w:space="0" w:color="auto"/>
      </w:divBdr>
      <w:divsChild>
        <w:div w:id="1703629667">
          <w:marLeft w:val="0"/>
          <w:marRight w:val="0"/>
          <w:marTop w:val="0"/>
          <w:marBottom w:val="0"/>
          <w:divBdr>
            <w:top w:val="none" w:sz="0" w:space="0" w:color="auto"/>
            <w:left w:val="none" w:sz="0" w:space="0" w:color="auto"/>
            <w:bottom w:val="none" w:sz="0" w:space="0" w:color="auto"/>
            <w:right w:val="none" w:sz="0" w:space="0" w:color="auto"/>
          </w:divBdr>
          <w:divsChild>
            <w:div w:id="1043091090">
              <w:marLeft w:val="0"/>
              <w:marRight w:val="0"/>
              <w:marTop w:val="0"/>
              <w:marBottom w:val="0"/>
              <w:divBdr>
                <w:top w:val="none" w:sz="0" w:space="0" w:color="auto"/>
                <w:left w:val="none" w:sz="0" w:space="0" w:color="auto"/>
                <w:bottom w:val="none" w:sz="0" w:space="0" w:color="auto"/>
                <w:right w:val="none" w:sz="0" w:space="0" w:color="auto"/>
              </w:divBdr>
              <w:divsChild>
                <w:div w:id="153946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50799">
      <w:bodyDiv w:val="1"/>
      <w:marLeft w:val="0"/>
      <w:marRight w:val="0"/>
      <w:marTop w:val="0"/>
      <w:marBottom w:val="0"/>
      <w:divBdr>
        <w:top w:val="none" w:sz="0" w:space="0" w:color="auto"/>
        <w:left w:val="none" w:sz="0" w:space="0" w:color="auto"/>
        <w:bottom w:val="none" w:sz="0" w:space="0" w:color="auto"/>
        <w:right w:val="none" w:sz="0" w:space="0" w:color="auto"/>
      </w:divBdr>
      <w:divsChild>
        <w:div w:id="354621029">
          <w:marLeft w:val="0"/>
          <w:marRight w:val="0"/>
          <w:marTop w:val="0"/>
          <w:marBottom w:val="0"/>
          <w:divBdr>
            <w:top w:val="none" w:sz="0" w:space="0" w:color="auto"/>
            <w:left w:val="none" w:sz="0" w:space="0" w:color="auto"/>
            <w:bottom w:val="none" w:sz="0" w:space="0" w:color="auto"/>
            <w:right w:val="none" w:sz="0" w:space="0" w:color="auto"/>
          </w:divBdr>
          <w:divsChild>
            <w:div w:id="1090199208">
              <w:marLeft w:val="0"/>
              <w:marRight w:val="0"/>
              <w:marTop w:val="0"/>
              <w:marBottom w:val="0"/>
              <w:divBdr>
                <w:top w:val="none" w:sz="0" w:space="0" w:color="auto"/>
                <w:left w:val="none" w:sz="0" w:space="0" w:color="auto"/>
                <w:bottom w:val="none" w:sz="0" w:space="0" w:color="auto"/>
                <w:right w:val="none" w:sz="0" w:space="0" w:color="auto"/>
              </w:divBdr>
              <w:divsChild>
                <w:div w:id="8240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79692">
      <w:bodyDiv w:val="1"/>
      <w:marLeft w:val="0"/>
      <w:marRight w:val="0"/>
      <w:marTop w:val="0"/>
      <w:marBottom w:val="0"/>
      <w:divBdr>
        <w:top w:val="none" w:sz="0" w:space="0" w:color="auto"/>
        <w:left w:val="none" w:sz="0" w:space="0" w:color="auto"/>
        <w:bottom w:val="none" w:sz="0" w:space="0" w:color="auto"/>
        <w:right w:val="none" w:sz="0" w:space="0" w:color="auto"/>
      </w:divBdr>
      <w:divsChild>
        <w:div w:id="1887908689">
          <w:marLeft w:val="0"/>
          <w:marRight w:val="0"/>
          <w:marTop w:val="0"/>
          <w:marBottom w:val="0"/>
          <w:divBdr>
            <w:top w:val="none" w:sz="0" w:space="0" w:color="auto"/>
            <w:left w:val="none" w:sz="0" w:space="0" w:color="auto"/>
            <w:bottom w:val="none" w:sz="0" w:space="0" w:color="auto"/>
            <w:right w:val="none" w:sz="0" w:space="0" w:color="auto"/>
          </w:divBdr>
          <w:divsChild>
            <w:div w:id="426731130">
              <w:marLeft w:val="0"/>
              <w:marRight w:val="0"/>
              <w:marTop w:val="0"/>
              <w:marBottom w:val="0"/>
              <w:divBdr>
                <w:top w:val="none" w:sz="0" w:space="0" w:color="auto"/>
                <w:left w:val="none" w:sz="0" w:space="0" w:color="auto"/>
                <w:bottom w:val="none" w:sz="0" w:space="0" w:color="auto"/>
                <w:right w:val="none" w:sz="0" w:space="0" w:color="auto"/>
              </w:divBdr>
              <w:divsChild>
                <w:div w:id="1765227571">
                  <w:marLeft w:val="0"/>
                  <w:marRight w:val="0"/>
                  <w:marTop w:val="0"/>
                  <w:marBottom w:val="0"/>
                  <w:divBdr>
                    <w:top w:val="none" w:sz="0" w:space="0" w:color="auto"/>
                    <w:left w:val="none" w:sz="0" w:space="0" w:color="auto"/>
                    <w:bottom w:val="none" w:sz="0" w:space="0" w:color="auto"/>
                    <w:right w:val="none" w:sz="0" w:space="0" w:color="auto"/>
                  </w:divBdr>
                  <w:divsChild>
                    <w:div w:id="3573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859035">
      <w:bodyDiv w:val="1"/>
      <w:marLeft w:val="0"/>
      <w:marRight w:val="0"/>
      <w:marTop w:val="0"/>
      <w:marBottom w:val="0"/>
      <w:divBdr>
        <w:top w:val="none" w:sz="0" w:space="0" w:color="auto"/>
        <w:left w:val="none" w:sz="0" w:space="0" w:color="auto"/>
        <w:bottom w:val="none" w:sz="0" w:space="0" w:color="auto"/>
        <w:right w:val="none" w:sz="0" w:space="0" w:color="auto"/>
      </w:divBdr>
      <w:divsChild>
        <w:div w:id="805972663">
          <w:marLeft w:val="0"/>
          <w:marRight w:val="0"/>
          <w:marTop w:val="0"/>
          <w:marBottom w:val="0"/>
          <w:divBdr>
            <w:top w:val="none" w:sz="0" w:space="0" w:color="auto"/>
            <w:left w:val="none" w:sz="0" w:space="0" w:color="auto"/>
            <w:bottom w:val="none" w:sz="0" w:space="0" w:color="auto"/>
            <w:right w:val="none" w:sz="0" w:space="0" w:color="auto"/>
          </w:divBdr>
          <w:divsChild>
            <w:div w:id="963729779">
              <w:marLeft w:val="0"/>
              <w:marRight w:val="0"/>
              <w:marTop w:val="0"/>
              <w:marBottom w:val="0"/>
              <w:divBdr>
                <w:top w:val="none" w:sz="0" w:space="0" w:color="auto"/>
                <w:left w:val="none" w:sz="0" w:space="0" w:color="auto"/>
                <w:bottom w:val="none" w:sz="0" w:space="0" w:color="auto"/>
                <w:right w:val="none" w:sz="0" w:space="0" w:color="auto"/>
              </w:divBdr>
              <w:divsChild>
                <w:div w:id="123662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5850">
      <w:bodyDiv w:val="1"/>
      <w:marLeft w:val="0"/>
      <w:marRight w:val="0"/>
      <w:marTop w:val="0"/>
      <w:marBottom w:val="0"/>
      <w:divBdr>
        <w:top w:val="none" w:sz="0" w:space="0" w:color="auto"/>
        <w:left w:val="none" w:sz="0" w:space="0" w:color="auto"/>
        <w:bottom w:val="none" w:sz="0" w:space="0" w:color="auto"/>
        <w:right w:val="none" w:sz="0" w:space="0" w:color="auto"/>
      </w:divBdr>
      <w:divsChild>
        <w:div w:id="825055346">
          <w:marLeft w:val="0"/>
          <w:marRight w:val="0"/>
          <w:marTop w:val="0"/>
          <w:marBottom w:val="0"/>
          <w:divBdr>
            <w:top w:val="none" w:sz="0" w:space="0" w:color="auto"/>
            <w:left w:val="none" w:sz="0" w:space="0" w:color="auto"/>
            <w:bottom w:val="none" w:sz="0" w:space="0" w:color="auto"/>
            <w:right w:val="none" w:sz="0" w:space="0" w:color="auto"/>
          </w:divBdr>
          <w:divsChild>
            <w:div w:id="967782842">
              <w:marLeft w:val="0"/>
              <w:marRight w:val="0"/>
              <w:marTop w:val="0"/>
              <w:marBottom w:val="0"/>
              <w:divBdr>
                <w:top w:val="none" w:sz="0" w:space="0" w:color="auto"/>
                <w:left w:val="none" w:sz="0" w:space="0" w:color="auto"/>
                <w:bottom w:val="none" w:sz="0" w:space="0" w:color="auto"/>
                <w:right w:val="none" w:sz="0" w:space="0" w:color="auto"/>
              </w:divBdr>
              <w:divsChild>
                <w:div w:id="1330600701">
                  <w:marLeft w:val="0"/>
                  <w:marRight w:val="0"/>
                  <w:marTop w:val="0"/>
                  <w:marBottom w:val="0"/>
                  <w:divBdr>
                    <w:top w:val="none" w:sz="0" w:space="0" w:color="auto"/>
                    <w:left w:val="none" w:sz="0" w:space="0" w:color="auto"/>
                    <w:bottom w:val="none" w:sz="0" w:space="0" w:color="auto"/>
                    <w:right w:val="none" w:sz="0" w:space="0" w:color="auto"/>
                  </w:divBdr>
                  <w:divsChild>
                    <w:div w:id="16890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040896">
      <w:bodyDiv w:val="1"/>
      <w:marLeft w:val="0"/>
      <w:marRight w:val="0"/>
      <w:marTop w:val="0"/>
      <w:marBottom w:val="0"/>
      <w:divBdr>
        <w:top w:val="none" w:sz="0" w:space="0" w:color="auto"/>
        <w:left w:val="none" w:sz="0" w:space="0" w:color="auto"/>
        <w:bottom w:val="none" w:sz="0" w:space="0" w:color="auto"/>
        <w:right w:val="none" w:sz="0" w:space="0" w:color="auto"/>
      </w:divBdr>
      <w:divsChild>
        <w:div w:id="763376078">
          <w:marLeft w:val="0"/>
          <w:marRight w:val="0"/>
          <w:marTop w:val="0"/>
          <w:marBottom w:val="0"/>
          <w:divBdr>
            <w:top w:val="none" w:sz="0" w:space="0" w:color="auto"/>
            <w:left w:val="none" w:sz="0" w:space="0" w:color="auto"/>
            <w:bottom w:val="none" w:sz="0" w:space="0" w:color="auto"/>
            <w:right w:val="none" w:sz="0" w:space="0" w:color="auto"/>
          </w:divBdr>
          <w:divsChild>
            <w:div w:id="1738629094">
              <w:marLeft w:val="0"/>
              <w:marRight w:val="0"/>
              <w:marTop w:val="0"/>
              <w:marBottom w:val="0"/>
              <w:divBdr>
                <w:top w:val="none" w:sz="0" w:space="0" w:color="auto"/>
                <w:left w:val="none" w:sz="0" w:space="0" w:color="auto"/>
                <w:bottom w:val="none" w:sz="0" w:space="0" w:color="auto"/>
                <w:right w:val="none" w:sz="0" w:space="0" w:color="auto"/>
              </w:divBdr>
              <w:divsChild>
                <w:div w:id="13312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53143">
      <w:bodyDiv w:val="1"/>
      <w:marLeft w:val="0"/>
      <w:marRight w:val="0"/>
      <w:marTop w:val="0"/>
      <w:marBottom w:val="0"/>
      <w:divBdr>
        <w:top w:val="none" w:sz="0" w:space="0" w:color="auto"/>
        <w:left w:val="none" w:sz="0" w:space="0" w:color="auto"/>
        <w:bottom w:val="none" w:sz="0" w:space="0" w:color="auto"/>
        <w:right w:val="none" w:sz="0" w:space="0" w:color="auto"/>
      </w:divBdr>
      <w:divsChild>
        <w:div w:id="2106220268">
          <w:marLeft w:val="0"/>
          <w:marRight w:val="0"/>
          <w:marTop w:val="0"/>
          <w:marBottom w:val="0"/>
          <w:divBdr>
            <w:top w:val="none" w:sz="0" w:space="0" w:color="auto"/>
            <w:left w:val="none" w:sz="0" w:space="0" w:color="auto"/>
            <w:bottom w:val="none" w:sz="0" w:space="0" w:color="auto"/>
            <w:right w:val="none" w:sz="0" w:space="0" w:color="auto"/>
          </w:divBdr>
          <w:divsChild>
            <w:div w:id="2037581574">
              <w:marLeft w:val="0"/>
              <w:marRight w:val="0"/>
              <w:marTop w:val="0"/>
              <w:marBottom w:val="0"/>
              <w:divBdr>
                <w:top w:val="none" w:sz="0" w:space="0" w:color="auto"/>
                <w:left w:val="none" w:sz="0" w:space="0" w:color="auto"/>
                <w:bottom w:val="none" w:sz="0" w:space="0" w:color="auto"/>
                <w:right w:val="none" w:sz="0" w:space="0" w:color="auto"/>
              </w:divBdr>
              <w:divsChild>
                <w:div w:id="9285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88872">
      <w:bodyDiv w:val="1"/>
      <w:marLeft w:val="0"/>
      <w:marRight w:val="0"/>
      <w:marTop w:val="0"/>
      <w:marBottom w:val="0"/>
      <w:divBdr>
        <w:top w:val="none" w:sz="0" w:space="0" w:color="auto"/>
        <w:left w:val="none" w:sz="0" w:space="0" w:color="auto"/>
        <w:bottom w:val="none" w:sz="0" w:space="0" w:color="auto"/>
        <w:right w:val="none" w:sz="0" w:space="0" w:color="auto"/>
      </w:divBdr>
      <w:divsChild>
        <w:div w:id="618532229">
          <w:marLeft w:val="0"/>
          <w:marRight w:val="0"/>
          <w:marTop w:val="0"/>
          <w:marBottom w:val="0"/>
          <w:divBdr>
            <w:top w:val="none" w:sz="0" w:space="0" w:color="auto"/>
            <w:left w:val="none" w:sz="0" w:space="0" w:color="auto"/>
            <w:bottom w:val="none" w:sz="0" w:space="0" w:color="auto"/>
            <w:right w:val="none" w:sz="0" w:space="0" w:color="auto"/>
          </w:divBdr>
          <w:divsChild>
            <w:div w:id="438913951">
              <w:marLeft w:val="0"/>
              <w:marRight w:val="0"/>
              <w:marTop w:val="0"/>
              <w:marBottom w:val="0"/>
              <w:divBdr>
                <w:top w:val="none" w:sz="0" w:space="0" w:color="auto"/>
                <w:left w:val="none" w:sz="0" w:space="0" w:color="auto"/>
                <w:bottom w:val="none" w:sz="0" w:space="0" w:color="auto"/>
                <w:right w:val="none" w:sz="0" w:space="0" w:color="auto"/>
              </w:divBdr>
              <w:divsChild>
                <w:div w:id="659309306">
                  <w:marLeft w:val="0"/>
                  <w:marRight w:val="0"/>
                  <w:marTop w:val="0"/>
                  <w:marBottom w:val="0"/>
                  <w:divBdr>
                    <w:top w:val="none" w:sz="0" w:space="0" w:color="auto"/>
                    <w:left w:val="none" w:sz="0" w:space="0" w:color="auto"/>
                    <w:bottom w:val="none" w:sz="0" w:space="0" w:color="auto"/>
                    <w:right w:val="none" w:sz="0" w:space="0" w:color="auto"/>
                  </w:divBdr>
                  <w:divsChild>
                    <w:div w:id="19388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339468">
      <w:bodyDiv w:val="1"/>
      <w:marLeft w:val="0"/>
      <w:marRight w:val="0"/>
      <w:marTop w:val="0"/>
      <w:marBottom w:val="0"/>
      <w:divBdr>
        <w:top w:val="none" w:sz="0" w:space="0" w:color="auto"/>
        <w:left w:val="none" w:sz="0" w:space="0" w:color="auto"/>
        <w:bottom w:val="none" w:sz="0" w:space="0" w:color="auto"/>
        <w:right w:val="none" w:sz="0" w:space="0" w:color="auto"/>
      </w:divBdr>
      <w:divsChild>
        <w:div w:id="1668291277">
          <w:marLeft w:val="0"/>
          <w:marRight w:val="0"/>
          <w:marTop w:val="0"/>
          <w:marBottom w:val="0"/>
          <w:divBdr>
            <w:top w:val="none" w:sz="0" w:space="0" w:color="auto"/>
            <w:left w:val="none" w:sz="0" w:space="0" w:color="auto"/>
            <w:bottom w:val="none" w:sz="0" w:space="0" w:color="auto"/>
            <w:right w:val="none" w:sz="0" w:space="0" w:color="auto"/>
          </w:divBdr>
          <w:divsChild>
            <w:div w:id="929897443">
              <w:marLeft w:val="0"/>
              <w:marRight w:val="0"/>
              <w:marTop w:val="0"/>
              <w:marBottom w:val="0"/>
              <w:divBdr>
                <w:top w:val="none" w:sz="0" w:space="0" w:color="auto"/>
                <w:left w:val="none" w:sz="0" w:space="0" w:color="auto"/>
                <w:bottom w:val="none" w:sz="0" w:space="0" w:color="auto"/>
                <w:right w:val="none" w:sz="0" w:space="0" w:color="auto"/>
              </w:divBdr>
              <w:divsChild>
                <w:div w:id="19830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03787">
      <w:bodyDiv w:val="1"/>
      <w:marLeft w:val="0"/>
      <w:marRight w:val="0"/>
      <w:marTop w:val="0"/>
      <w:marBottom w:val="0"/>
      <w:divBdr>
        <w:top w:val="none" w:sz="0" w:space="0" w:color="auto"/>
        <w:left w:val="none" w:sz="0" w:space="0" w:color="auto"/>
        <w:bottom w:val="none" w:sz="0" w:space="0" w:color="auto"/>
        <w:right w:val="none" w:sz="0" w:space="0" w:color="auto"/>
      </w:divBdr>
      <w:divsChild>
        <w:div w:id="1110202883">
          <w:marLeft w:val="0"/>
          <w:marRight w:val="0"/>
          <w:marTop w:val="0"/>
          <w:marBottom w:val="0"/>
          <w:divBdr>
            <w:top w:val="none" w:sz="0" w:space="0" w:color="auto"/>
            <w:left w:val="none" w:sz="0" w:space="0" w:color="auto"/>
            <w:bottom w:val="none" w:sz="0" w:space="0" w:color="auto"/>
            <w:right w:val="none" w:sz="0" w:space="0" w:color="auto"/>
          </w:divBdr>
          <w:divsChild>
            <w:div w:id="767313646">
              <w:marLeft w:val="0"/>
              <w:marRight w:val="0"/>
              <w:marTop w:val="0"/>
              <w:marBottom w:val="0"/>
              <w:divBdr>
                <w:top w:val="none" w:sz="0" w:space="0" w:color="auto"/>
                <w:left w:val="none" w:sz="0" w:space="0" w:color="auto"/>
                <w:bottom w:val="none" w:sz="0" w:space="0" w:color="auto"/>
                <w:right w:val="none" w:sz="0" w:space="0" w:color="auto"/>
              </w:divBdr>
              <w:divsChild>
                <w:div w:id="1782147037">
                  <w:marLeft w:val="0"/>
                  <w:marRight w:val="0"/>
                  <w:marTop w:val="0"/>
                  <w:marBottom w:val="0"/>
                  <w:divBdr>
                    <w:top w:val="none" w:sz="0" w:space="0" w:color="auto"/>
                    <w:left w:val="none" w:sz="0" w:space="0" w:color="auto"/>
                    <w:bottom w:val="none" w:sz="0" w:space="0" w:color="auto"/>
                    <w:right w:val="none" w:sz="0" w:space="0" w:color="auto"/>
                  </w:divBdr>
                  <w:divsChild>
                    <w:div w:id="206694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597779">
      <w:bodyDiv w:val="1"/>
      <w:marLeft w:val="0"/>
      <w:marRight w:val="0"/>
      <w:marTop w:val="0"/>
      <w:marBottom w:val="0"/>
      <w:divBdr>
        <w:top w:val="none" w:sz="0" w:space="0" w:color="auto"/>
        <w:left w:val="none" w:sz="0" w:space="0" w:color="auto"/>
        <w:bottom w:val="none" w:sz="0" w:space="0" w:color="auto"/>
        <w:right w:val="none" w:sz="0" w:space="0" w:color="auto"/>
      </w:divBdr>
      <w:divsChild>
        <w:div w:id="4210570">
          <w:marLeft w:val="0"/>
          <w:marRight w:val="0"/>
          <w:marTop w:val="0"/>
          <w:marBottom w:val="0"/>
          <w:divBdr>
            <w:top w:val="none" w:sz="0" w:space="0" w:color="auto"/>
            <w:left w:val="none" w:sz="0" w:space="0" w:color="auto"/>
            <w:bottom w:val="none" w:sz="0" w:space="0" w:color="auto"/>
            <w:right w:val="none" w:sz="0" w:space="0" w:color="auto"/>
          </w:divBdr>
          <w:divsChild>
            <w:div w:id="40519795">
              <w:marLeft w:val="0"/>
              <w:marRight w:val="0"/>
              <w:marTop w:val="0"/>
              <w:marBottom w:val="0"/>
              <w:divBdr>
                <w:top w:val="none" w:sz="0" w:space="0" w:color="auto"/>
                <w:left w:val="none" w:sz="0" w:space="0" w:color="auto"/>
                <w:bottom w:val="none" w:sz="0" w:space="0" w:color="auto"/>
                <w:right w:val="none" w:sz="0" w:space="0" w:color="auto"/>
              </w:divBdr>
              <w:divsChild>
                <w:div w:id="27881026">
                  <w:marLeft w:val="0"/>
                  <w:marRight w:val="0"/>
                  <w:marTop w:val="0"/>
                  <w:marBottom w:val="0"/>
                  <w:divBdr>
                    <w:top w:val="none" w:sz="0" w:space="0" w:color="auto"/>
                    <w:left w:val="none" w:sz="0" w:space="0" w:color="auto"/>
                    <w:bottom w:val="none" w:sz="0" w:space="0" w:color="auto"/>
                    <w:right w:val="none" w:sz="0" w:space="0" w:color="auto"/>
                  </w:divBdr>
                  <w:divsChild>
                    <w:div w:id="14279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201646">
      <w:bodyDiv w:val="1"/>
      <w:marLeft w:val="0"/>
      <w:marRight w:val="0"/>
      <w:marTop w:val="0"/>
      <w:marBottom w:val="0"/>
      <w:divBdr>
        <w:top w:val="none" w:sz="0" w:space="0" w:color="auto"/>
        <w:left w:val="none" w:sz="0" w:space="0" w:color="auto"/>
        <w:bottom w:val="none" w:sz="0" w:space="0" w:color="auto"/>
        <w:right w:val="none" w:sz="0" w:space="0" w:color="auto"/>
      </w:divBdr>
      <w:divsChild>
        <w:div w:id="677318669">
          <w:marLeft w:val="0"/>
          <w:marRight w:val="0"/>
          <w:marTop w:val="0"/>
          <w:marBottom w:val="0"/>
          <w:divBdr>
            <w:top w:val="none" w:sz="0" w:space="0" w:color="auto"/>
            <w:left w:val="none" w:sz="0" w:space="0" w:color="auto"/>
            <w:bottom w:val="none" w:sz="0" w:space="0" w:color="auto"/>
            <w:right w:val="none" w:sz="0" w:space="0" w:color="auto"/>
          </w:divBdr>
          <w:divsChild>
            <w:div w:id="1355418779">
              <w:marLeft w:val="0"/>
              <w:marRight w:val="0"/>
              <w:marTop w:val="0"/>
              <w:marBottom w:val="0"/>
              <w:divBdr>
                <w:top w:val="none" w:sz="0" w:space="0" w:color="auto"/>
                <w:left w:val="none" w:sz="0" w:space="0" w:color="auto"/>
                <w:bottom w:val="none" w:sz="0" w:space="0" w:color="auto"/>
                <w:right w:val="none" w:sz="0" w:space="0" w:color="auto"/>
              </w:divBdr>
              <w:divsChild>
                <w:div w:id="7355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62635">
      <w:bodyDiv w:val="1"/>
      <w:marLeft w:val="0"/>
      <w:marRight w:val="0"/>
      <w:marTop w:val="0"/>
      <w:marBottom w:val="0"/>
      <w:divBdr>
        <w:top w:val="none" w:sz="0" w:space="0" w:color="auto"/>
        <w:left w:val="none" w:sz="0" w:space="0" w:color="auto"/>
        <w:bottom w:val="none" w:sz="0" w:space="0" w:color="auto"/>
        <w:right w:val="none" w:sz="0" w:space="0" w:color="auto"/>
      </w:divBdr>
    </w:div>
    <w:div w:id="1111241948">
      <w:bodyDiv w:val="1"/>
      <w:marLeft w:val="0"/>
      <w:marRight w:val="0"/>
      <w:marTop w:val="0"/>
      <w:marBottom w:val="0"/>
      <w:divBdr>
        <w:top w:val="none" w:sz="0" w:space="0" w:color="auto"/>
        <w:left w:val="none" w:sz="0" w:space="0" w:color="auto"/>
        <w:bottom w:val="none" w:sz="0" w:space="0" w:color="auto"/>
        <w:right w:val="none" w:sz="0" w:space="0" w:color="auto"/>
      </w:divBdr>
      <w:divsChild>
        <w:div w:id="608583412">
          <w:marLeft w:val="0"/>
          <w:marRight w:val="0"/>
          <w:marTop w:val="0"/>
          <w:marBottom w:val="0"/>
          <w:divBdr>
            <w:top w:val="none" w:sz="0" w:space="0" w:color="auto"/>
            <w:left w:val="none" w:sz="0" w:space="0" w:color="auto"/>
            <w:bottom w:val="none" w:sz="0" w:space="0" w:color="auto"/>
            <w:right w:val="none" w:sz="0" w:space="0" w:color="auto"/>
          </w:divBdr>
          <w:divsChild>
            <w:div w:id="1288395433">
              <w:marLeft w:val="0"/>
              <w:marRight w:val="0"/>
              <w:marTop w:val="0"/>
              <w:marBottom w:val="0"/>
              <w:divBdr>
                <w:top w:val="none" w:sz="0" w:space="0" w:color="auto"/>
                <w:left w:val="none" w:sz="0" w:space="0" w:color="auto"/>
                <w:bottom w:val="none" w:sz="0" w:space="0" w:color="auto"/>
                <w:right w:val="none" w:sz="0" w:space="0" w:color="auto"/>
              </w:divBdr>
              <w:divsChild>
                <w:div w:id="1818719312">
                  <w:marLeft w:val="0"/>
                  <w:marRight w:val="0"/>
                  <w:marTop w:val="0"/>
                  <w:marBottom w:val="0"/>
                  <w:divBdr>
                    <w:top w:val="none" w:sz="0" w:space="0" w:color="auto"/>
                    <w:left w:val="none" w:sz="0" w:space="0" w:color="auto"/>
                    <w:bottom w:val="none" w:sz="0" w:space="0" w:color="auto"/>
                    <w:right w:val="none" w:sz="0" w:space="0" w:color="auto"/>
                  </w:divBdr>
                  <w:divsChild>
                    <w:div w:id="17042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812023">
      <w:bodyDiv w:val="1"/>
      <w:marLeft w:val="0"/>
      <w:marRight w:val="0"/>
      <w:marTop w:val="0"/>
      <w:marBottom w:val="0"/>
      <w:divBdr>
        <w:top w:val="none" w:sz="0" w:space="0" w:color="auto"/>
        <w:left w:val="none" w:sz="0" w:space="0" w:color="auto"/>
        <w:bottom w:val="none" w:sz="0" w:space="0" w:color="auto"/>
        <w:right w:val="none" w:sz="0" w:space="0" w:color="auto"/>
      </w:divBdr>
      <w:divsChild>
        <w:div w:id="1939218196">
          <w:marLeft w:val="0"/>
          <w:marRight w:val="0"/>
          <w:marTop w:val="0"/>
          <w:marBottom w:val="0"/>
          <w:divBdr>
            <w:top w:val="none" w:sz="0" w:space="0" w:color="auto"/>
            <w:left w:val="none" w:sz="0" w:space="0" w:color="auto"/>
            <w:bottom w:val="none" w:sz="0" w:space="0" w:color="auto"/>
            <w:right w:val="none" w:sz="0" w:space="0" w:color="auto"/>
          </w:divBdr>
          <w:divsChild>
            <w:div w:id="1522544259">
              <w:marLeft w:val="0"/>
              <w:marRight w:val="0"/>
              <w:marTop w:val="0"/>
              <w:marBottom w:val="0"/>
              <w:divBdr>
                <w:top w:val="none" w:sz="0" w:space="0" w:color="auto"/>
                <w:left w:val="none" w:sz="0" w:space="0" w:color="auto"/>
                <w:bottom w:val="none" w:sz="0" w:space="0" w:color="auto"/>
                <w:right w:val="none" w:sz="0" w:space="0" w:color="auto"/>
              </w:divBdr>
              <w:divsChild>
                <w:div w:id="1709454052">
                  <w:marLeft w:val="0"/>
                  <w:marRight w:val="0"/>
                  <w:marTop w:val="0"/>
                  <w:marBottom w:val="0"/>
                  <w:divBdr>
                    <w:top w:val="none" w:sz="0" w:space="0" w:color="auto"/>
                    <w:left w:val="none" w:sz="0" w:space="0" w:color="auto"/>
                    <w:bottom w:val="none" w:sz="0" w:space="0" w:color="auto"/>
                    <w:right w:val="none" w:sz="0" w:space="0" w:color="auto"/>
                  </w:divBdr>
                  <w:divsChild>
                    <w:div w:id="19598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93838">
      <w:bodyDiv w:val="1"/>
      <w:marLeft w:val="0"/>
      <w:marRight w:val="0"/>
      <w:marTop w:val="0"/>
      <w:marBottom w:val="0"/>
      <w:divBdr>
        <w:top w:val="none" w:sz="0" w:space="0" w:color="auto"/>
        <w:left w:val="none" w:sz="0" w:space="0" w:color="auto"/>
        <w:bottom w:val="none" w:sz="0" w:space="0" w:color="auto"/>
        <w:right w:val="none" w:sz="0" w:space="0" w:color="auto"/>
      </w:divBdr>
      <w:divsChild>
        <w:div w:id="1100182882">
          <w:marLeft w:val="0"/>
          <w:marRight w:val="0"/>
          <w:marTop w:val="0"/>
          <w:marBottom w:val="0"/>
          <w:divBdr>
            <w:top w:val="none" w:sz="0" w:space="0" w:color="auto"/>
            <w:left w:val="none" w:sz="0" w:space="0" w:color="auto"/>
            <w:bottom w:val="none" w:sz="0" w:space="0" w:color="auto"/>
            <w:right w:val="none" w:sz="0" w:space="0" w:color="auto"/>
          </w:divBdr>
          <w:divsChild>
            <w:div w:id="949897810">
              <w:marLeft w:val="0"/>
              <w:marRight w:val="0"/>
              <w:marTop w:val="0"/>
              <w:marBottom w:val="0"/>
              <w:divBdr>
                <w:top w:val="none" w:sz="0" w:space="0" w:color="auto"/>
                <w:left w:val="none" w:sz="0" w:space="0" w:color="auto"/>
                <w:bottom w:val="none" w:sz="0" w:space="0" w:color="auto"/>
                <w:right w:val="none" w:sz="0" w:space="0" w:color="auto"/>
              </w:divBdr>
              <w:divsChild>
                <w:div w:id="912861282">
                  <w:marLeft w:val="0"/>
                  <w:marRight w:val="0"/>
                  <w:marTop w:val="0"/>
                  <w:marBottom w:val="0"/>
                  <w:divBdr>
                    <w:top w:val="none" w:sz="0" w:space="0" w:color="auto"/>
                    <w:left w:val="none" w:sz="0" w:space="0" w:color="auto"/>
                    <w:bottom w:val="none" w:sz="0" w:space="0" w:color="auto"/>
                    <w:right w:val="none" w:sz="0" w:space="0" w:color="auto"/>
                  </w:divBdr>
                  <w:divsChild>
                    <w:div w:id="8436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098703">
      <w:bodyDiv w:val="1"/>
      <w:marLeft w:val="0"/>
      <w:marRight w:val="0"/>
      <w:marTop w:val="0"/>
      <w:marBottom w:val="0"/>
      <w:divBdr>
        <w:top w:val="none" w:sz="0" w:space="0" w:color="auto"/>
        <w:left w:val="none" w:sz="0" w:space="0" w:color="auto"/>
        <w:bottom w:val="none" w:sz="0" w:space="0" w:color="auto"/>
        <w:right w:val="none" w:sz="0" w:space="0" w:color="auto"/>
      </w:divBdr>
      <w:divsChild>
        <w:div w:id="1918973798">
          <w:marLeft w:val="0"/>
          <w:marRight w:val="0"/>
          <w:marTop w:val="0"/>
          <w:marBottom w:val="0"/>
          <w:divBdr>
            <w:top w:val="none" w:sz="0" w:space="0" w:color="auto"/>
            <w:left w:val="none" w:sz="0" w:space="0" w:color="auto"/>
            <w:bottom w:val="none" w:sz="0" w:space="0" w:color="auto"/>
            <w:right w:val="none" w:sz="0" w:space="0" w:color="auto"/>
          </w:divBdr>
          <w:divsChild>
            <w:div w:id="821896034">
              <w:marLeft w:val="0"/>
              <w:marRight w:val="0"/>
              <w:marTop w:val="0"/>
              <w:marBottom w:val="0"/>
              <w:divBdr>
                <w:top w:val="none" w:sz="0" w:space="0" w:color="auto"/>
                <w:left w:val="none" w:sz="0" w:space="0" w:color="auto"/>
                <w:bottom w:val="none" w:sz="0" w:space="0" w:color="auto"/>
                <w:right w:val="none" w:sz="0" w:space="0" w:color="auto"/>
              </w:divBdr>
              <w:divsChild>
                <w:div w:id="997882700">
                  <w:marLeft w:val="0"/>
                  <w:marRight w:val="0"/>
                  <w:marTop w:val="0"/>
                  <w:marBottom w:val="0"/>
                  <w:divBdr>
                    <w:top w:val="none" w:sz="0" w:space="0" w:color="auto"/>
                    <w:left w:val="none" w:sz="0" w:space="0" w:color="auto"/>
                    <w:bottom w:val="none" w:sz="0" w:space="0" w:color="auto"/>
                    <w:right w:val="none" w:sz="0" w:space="0" w:color="auto"/>
                  </w:divBdr>
                  <w:divsChild>
                    <w:div w:id="797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340259">
      <w:bodyDiv w:val="1"/>
      <w:marLeft w:val="0"/>
      <w:marRight w:val="0"/>
      <w:marTop w:val="0"/>
      <w:marBottom w:val="0"/>
      <w:divBdr>
        <w:top w:val="none" w:sz="0" w:space="0" w:color="auto"/>
        <w:left w:val="none" w:sz="0" w:space="0" w:color="auto"/>
        <w:bottom w:val="none" w:sz="0" w:space="0" w:color="auto"/>
        <w:right w:val="none" w:sz="0" w:space="0" w:color="auto"/>
      </w:divBdr>
      <w:divsChild>
        <w:div w:id="2117944093">
          <w:marLeft w:val="0"/>
          <w:marRight w:val="0"/>
          <w:marTop w:val="0"/>
          <w:marBottom w:val="0"/>
          <w:divBdr>
            <w:top w:val="none" w:sz="0" w:space="0" w:color="auto"/>
            <w:left w:val="none" w:sz="0" w:space="0" w:color="auto"/>
            <w:bottom w:val="none" w:sz="0" w:space="0" w:color="auto"/>
            <w:right w:val="none" w:sz="0" w:space="0" w:color="auto"/>
          </w:divBdr>
          <w:divsChild>
            <w:div w:id="1028070979">
              <w:marLeft w:val="0"/>
              <w:marRight w:val="0"/>
              <w:marTop w:val="0"/>
              <w:marBottom w:val="0"/>
              <w:divBdr>
                <w:top w:val="none" w:sz="0" w:space="0" w:color="auto"/>
                <w:left w:val="none" w:sz="0" w:space="0" w:color="auto"/>
                <w:bottom w:val="none" w:sz="0" w:space="0" w:color="auto"/>
                <w:right w:val="none" w:sz="0" w:space="0" w:color="auto"/>
              </w:divBdr>
              <w:divsChild>
                <w:div w:id="14648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245491">
      <w:bodyDiv w:val="1"/>
      <w:marLeft w:val="0"/>
      <w:marRight w:val="0"/>
      <w:marTop w:val="0"/>
      <w:marBottom w:val="0"/>
      <w:divBdr>
        <w:top w:val="none" w:sz="0" w:space="0" w:color="auto"/>
        <w:left w:val="none" w:sz="0" w:space="0" w:color="auto"/>
        <w:bottom w:val="none" w:sz="0" w:space="0" w:color="auto"/>
        <w:right w:val="none" w:sz="0" w:space="0" w:color="auto"/>
      </w:divBdr>
      <w:divsChild>
        <w:div w:id="2111852578">
          <w:marLeft w:val="0"/>
          <w:marRight w:val="0"/>
          <w:marTop w:val="0"/>
          <w:marBottom w:val="0"/>
          <w:divBdr>
            <w:top w:val="none" w:sz="0" w:space="0" w:color="auto"/>
            <w:left w:val="none" w:sz="0" w:space="0" w:color="auto"/>
            <w:bottom w:val="none" w:sz="0" w:space="0" w:color="auto"/>
            <w:right w:val="none" w:sz="0" w:space="0" w:color="auto"/>
          </w:divBdr>
          <w:divsChild>
            <w:div w:id="2008052153">
              <w:marLeft w:val="0"/>
              <w:marRight w:val="0"/>
              <w:marTop w:val="0"/>
              <w:marBottom w:val="0"/>
              <w:divBdr>
                <w:top w:val="none" w:sz="0" w:space="0" w:color="auto"/>
                <w:left w:val="none" w:sz="0" w:space="0" w:color="auto"/>
                <w:bottom w:val="none" w:sz="0" w:space="0" w:color="auto"/>
                <w:right w:val="none" w:sz="0" w:space="0" w:color="auto"/>
              </w:divBdr>
              <w:divsChild>
                <w:div w:id="18632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1935">
      <w:bodyDiv w:val="1"/>
      <w:marLeft w:val="0"/>
      <w:marRight w:val="0"/>
      <w:marTop w:val="0"/>
      <w:marBottom w:val="0"/>
      <w:divBdr>
        <w:top w:val="none" w:sz="0" w:space="0" w:color="auto"/>
        <w:left w:val="none" w:sz="0" w:space="0" w:color="auto"/>
        <w:bottom w:val="none" w:sz="0" w:space="0" w:color="auto"/>
        <w:right w:val="none" w:sz="0" w:space="0" w:color="auto"/>
      </w:divBdr>
      <w:divsChild>
        <w:div w:id="183516563">
          <w:marLeft w:val="0"/>
          <w:marRight w:val="0"/>
          <w:marTop w:val="0"/>
          <w:marBottom w:val="0"/>
          <w:divBdr>
            <w:top w:val="none" w:sz="0" w:space="0" w:color="auto"/>
            <w:left w:val="none" w:sz="0" w:space="0" w:color="auto"/>
            <w:bottom w:val="none" w:sz="0" w:space="0" w:color="auto"/>
            <w:right w:val="none" w:sz="0" w:space="0" w:color="auto"/>
          </w:divBdr>
          <w:divsChild>
            <w:div w:id="887036530">
              <w:marLeft w:val="0"/>
              <w:marRight w:val="0"/>
              <w:marTop w:val="0"/>
              <w:marBottom w:val="0"/>
              <w:divBdr>
                <w:top w:val="none" w:sz="0" w:space="0" w:color="auto"/>
                <w:left w:val="none" w:sz="0" w:space="0" w:color="auto"/>
                <w:bottom w:val="none" w:sz="0" w:space="0" w:color="auto"/>
                <w:right w:val="none" w:sz="0" w:space="0" w:color="auto"/>
              </w:divBdr>
              <w:divsChild>
                <w:div w:id="18952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170132">
      <w:bodyDiv w:val="1"/>
      <w:marLeft w:val="0"/>
      <w:marRight w:val="0"/>
      <w:marTop w:val="0"/>
      <w:marBottom w:val="0"/>
      <w:divBdr>
        <w:top w:val="none" w:sz="0" w:space="0" w:color="auto"/>
        <w:left w:val="none" w:sz="0" w:space="0" w:color="auto"/>
        <w:bottom w:val="none" w:sz="0" w:space="0" w:color="auto"/>
        <w:right w:val="none" w:sz="0" w:space="0" w:color="auto"/>
      </w:divBdr>
      <w:divsChild>
        <w:div w:id="147477819">
          <w:marLeft w:val="0"/>
          <w:marRight w:val="0"/>
          <w:marTop w:val="0"/>
          <w:marBottom w:val="0"/>
          <w:divBdr>
            <w:top w:val="none" w:sz="0" w:space="0" w:color="auto"/>
            <w:left w:val="none" w:sz="0" w:space="0" w:color="auto"/>
            <w:bottom w:val="none" w:sz="0" w:space="0" w:color="auto"/>
            <w:right w:val="none" w:sz="0" w:space="0" w:color="auto"/>
          </w:divBdr>
          <w:divsChild>
            <w:div w:id="70277630">
              <w:marLeft w:val="0"/>
              <w:marRight w:val="0"/>
              <w:marTop w:val="0"/>
              <w:marBottom w:val="0"/>
              <w:divBdr>
                <w:top w:val="none" w:sz="0" w:space="0" w:color="auto"/>
                <w:left w:val="none" w:sz="0" w:space="0" w:color="auto"/>
                <w:bottom w:val="none" w:sz="0" w:space="0" w:color="auto"/>
                <w:right w:val="none" w:sz="0" w:space="0" w:color="auto"/>
              </w:divBdr>
              <w:divsChild>
                <w:div w:id="1950813098">
                  <w:marLeft w:val="0"/>
                  <w:marRight w:val="0"/>
                  <w:marTop w:val="0"/>
                  <w:marBottom w:val="0"/>
                  <w:divBdr>
                    <w:top w:val="none" w:sz="0" w:space="0" w:color="auto"/>
                    <w:left w:val="none" w:sz="0" w:space="0" w:color="auto"/>
                    <w:bottom w:val="none" w:sz="0" w:space="0" w:color="auto"/>
                    <w:right w:val="none" w:sz="0" w:space="0" w:color="auto"/>
                  </w:divBdr>
                  <w:divsChild>
                    <w:div w:id="13900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683888">
      <w:bodyDiv w:val="1"/>
      <w:marLeft w:val="0"/>
      <w:marRight w:val="0"/>
      <w:marTop w:val="0"/>
      <w:marBottom w:val="0"/>
      <w:divBdr>
        <w:top w:val="none" w:sz="0" w:space="0" w:color="auto"/>
        <w:left w:val="none" w:sz="0" w:space="0" w:color="auto"/>
        <w:bottom w:val="none" w:sz="0" w:space="0" w:color="auto"/>
        <w:right w:val="none" w:sz="0" w:space="0" w:color="auto"/>
      </w:divBdr>
      <w:divsChild>
        <w:div w:id="1364403078">
          <w:marLeft w:val="0"/>
          <w:marRight w:val="0"/>
          <w:marTop w:val="0"/>
          <w:marBottom w:val="0"/>
          <w:divBdr>
            <w:top w:val="none" w:sz="0" w:space="0" w:color="auto"/>
            <w:left w:val="none" w:sz="0" w:space="0" w:color="auto"/>
            <w:bottom w:val="none" w:sz="0" w:space="0" w:color="auto"/>
            <w:right w:val="none" w:sz="0" w:space="0" w:color="auto"/>
          </w:divBdr>
          <w:divsChild>
            <w:div w:id="863862611">
              <w:marLeft w:val="0"/>
              <w:marRight w:val="0"/>
              <w:marTop w:val="0"/>
              <w:marBottom w:val="0"/>
              <w:divBdr>
                <w:top w:val="none" w:sz="0" w:space="0" w:color="auto"/>
                <w:left w:val="none" w:sz="0" w:space="0" w:color="auto"/>
                <w:bottom w:val="none" w:sz="0" w:space="0" w:color="auto"/>
                <w:right w:val="none" w:sz="0" w:space="0" w:color="auto"/>
              </w:divBdr>
              <w:divsChild>
                <w:div w:id="6716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84617">
      <w:bodyDiv w:val="1"/>
      <w:marLeft w:val="0"/>
      <w:marRight w:val="0"/>
      <w:marTop w:val="0"/>
      <w:marBottom w:val="0"/>
      <w:divBdr>
        <w:top w:val="none" w:sz="0" w:space="0" w:color="auto"/>
        <w:left w:val="none" w:sz="0" w:space="0" w:color="auto"/>
        <w:bottom w:val="none" w:sz="0" w:space="0" w:color="auto"/>
        <w:right w:val="none" w:sz="0" w:space="0" w:color="auto"/>
      </w:divBdr>
      <w:divsChild>
        <w:div w:id="140276753">
          <w:marLeft w:val="0"/>
          <w:marRight w:val="0"/>
          <w:marTop w:val="0"/>
          <w:marBottom w:val="0"/>
          <w:divBdr>
            <w:top w:val="none" w:sz="0" w:space="0" w:color="auto"/>
            <w:left w:val="none" w:sz="0" w:space="0" w:color="auto"/>
            <w:bottom w:val="none" w:sz="0" w:space="0" w:color="auto"/>
            <w:right w:val="none" w:sz="0" w:space="0" w:color="auto"/>
          </w:divBdr>
          <w:divsChild>
            <w:div w:id="1516994559">
              <w:marLeft w:val="0"/>
              <w:marRight w:val="0"/>
              <w:marTop w:val="0"/>
              <w:marBottom w:val="0"/>
              <w:divBdr>
                <w:top w:val="none" w:sz="0" w:space="0" w:color="auto"/>
                <w:left w:val="none" w:sz="0" w:space="0" w:color="auto"/>
                <w:bottom w:val="none" w:sz="0" w:space="0" w:color="auto"/>
                <w:right w:val="none" w:sz="0" w:space="0" w:color="auto"/>
              </w:divBdr>
              <w:divsChild>
                <w:div w:id="19582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98181">
      <w:bodyDiv w:val="1"/>
      <w:marLeft w:val="0"/>
      <w:marRight w:val="0"/>
      <w:marTop w:val="0"/>
      <w:marBottom w:val="0"/>
      <w:divBdr>
        <w:top w:val="none" w:sz="0" w:space="0" w:color="auto"/>
        <w:left w:val="none" w:sz="0" w:space="0" w:color="auto"/>
        <w:bottom w:val="none" w:sz="0" w:space="0" w:color="auto"/>
        <w:right w:val="none" w:sz="0" w:space="0" w:color="auto"/>
      </w:divBdr>
      <w:divsChild>
        <w:div w:id="572472110">
          <w:marLeft w:val="0"/>
          <w:marRight w:val="0"/>
          <w:marTop w:val="0"/>
          <w:marBottom w:val="0"/>
          <w:divBdr>
            <w:top w:val="none" w:sz="0" w:space="0" w:color="auto"/>
            <w:left w:val="none" w:sz="0" w:space="0" w:color="auto"/>
            <w:bottom w:val="none" w:sz="0" w:space="0" w:color="auto"/>
            <w:right w:val="none" w:sz="0" w:space="0" w:color="auto"/>
          </w:divBdr>
          <w:divsChild>
            <w:div w:id="926381816">
              <w:marLeft w:val="0"/>
              <w:marRight w:val="0"/>
              <w:marTop w:val="0"/>
              <w:marBottom w:val="0"/>
              <w:divBdr>
                <w:top w:val="none" w:sz="0" w:space="0" w:color="auto"/>
                <w:left w:val="none" w:sz="0" w:space="0" w:color="auto"/>
                <w:bottom w:val="none" w:sz="0" w:space="0" w:color="auto"/>
                <w:right w:val="none" w:sz="0" w:space="0" w:color="auto"/>
              </w:divBdr>
              <w:divsChild>
                <w:div w:id="355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57079">
      <w:bodyDiv w:val="1"/>
      <w:marLeft w:val="0"/>
      <w:marRight w:val="0"/>
      <w:marTop w:val="0"/>
      <w:marBottom w:val="0"/>
      <w:divBdr>
        <w:top w:val="none" w:sz="0" w:space="0" w:color="auto"/>
        <w:left w:val="none" w:sz="0" w:space="0" w:color="auto"/>
        <w:bottom w:val="none" w:sz="0" w:space="0" w:color="auto"/>
        <w:right w:val="none" w:sz="0" w:space="0" w:color="auto"/>
      </w:divBdr>
      <w:divsChild>
        <w:div w:id="1010177898">
          <w:marLeft w:val="0"/>
          <w:marRight w:val="0"/>
          <w:marTop w:val="0"/>
          <w:marBottom w:val="0"/>
          <w:divBdr>
            <w:top w:val="none" w:sz="0" w:space="0" w:color="auto"/>
            <w:left w:val="none" w:sz="0" w:space="0" w:color="auto"/>
            <w:bottom w:val="none" w:sz="0" w:space="0" w:color="auto"/>
            <w:right w:val="none" w:sz="0" w:space="0" w:color="auto"/>
          </w:divBdr>
          <w:divsChild>
            <w:div w:id="1207527793">
              <w:marLeft w:val="0"/>
              <w:marRight w:val="0"/>
              <w:marTop w:val="0"/>
              <w:marBottom w:val="0"/>
              <w:divBdr>
                <w:top w:val="none" w:sz="0" w:space="0" w:color="auto"/>
                <w:left w:val="none" w:sz="0" w:space="0" w:color="auto"/>
                <w:bottom w:val="none" w:sz="0" w:space="0" w:color="auto"/>
                <w:right w:val="none" w:sz="0" w:space="0" w:color="auto"/>
              </w:divBdr>
              <w:divsChild>
                <w:div w:id="19852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5401">
      <w:bodyDiv w:val="1"/>
      <w:marLeft w:val="0"/>
      <w:marRight w:val="0"/>
      <w:marTop w:val="0"/>
      <w:marBottom w:val="0"/>
      <w:divBdr>
        <w:top w:val="none" w:sz="0" w:space="0" w:color="auto"/>
        <w:left w:val="none" w:sz="0" w:space="0" w:color="auto"/>
        <w:bottom w:val="none" w:sz="0" w:space="0" w:color="auto"/>
        <w:right w:val="none" w:sz="0" w:space="0" w:color="auto"/>
      </w:divBdr>
      <w:divsChild>
        <w:div w:id="1647008306">
          <w:marLeft w:val="0"/>
          <w:marRight w:val="0"/>
          <w:marTop w:val="0"/>
          <w:marBottom w:val="0"/>
          <w:divBdr>
            <w:top w:val="none" w:sz="0" w:space="0" w:color="auto"/>
            <w:left w:val="none" w:sz="0" w:space="0" w:color="auto"/>
            <w:bottom w:val="none" w:sz="0" w:space="0" w:color="auto"/>
            <w:right w:val="none" w:sz="0" w:space="0" w:color="auto"/>
          </w:divBdr>
          <w:divsChild>
            <w:div w:id="1772315157">
              <w:marLeft w:val="0"/>
              <w:marRight w:val="0"/>
              <w:marTop w:val="0"/>
              <w:marBottom w:val="0"/>
              <w:divBdr>
                <w:top w:val="none" w:sz="0" w:space="0" w:color="auto"/>
                <w:left w:val="none" w:sz="0" w:space="0" w:color="auto"/>
                <w:bottom w:val="none" w:sz="0" w:space="0" w:color="auto"/>
                <w:right w:val="none" w:sz="0" w:space="0" w:color="auto"/>
              </w:divBdr>
              <w:divsChild>
                <w:div w:id="1139415101">
                  <w:marLeft w:val="0"/>
                  <w:marRight w:val="0"/>
                  <w:marTop w:val="0"/>
                  <w:marBottom w:val="0"/>
                  <w:divBdr>
                    <w:top w:val="none" w:sz="0" w:space="0" w:color="auto"/>
                    <w:left w:val="none" w:sz="0" w:space="0" w:color="auto"/>
                    <w:bottom w:val="none" w:sz="0" w:space="0" w:color="auto"/>
                    <w:right w:val="none" w:sz="0" w:space="0" w:color="auto"/>
                  </w:divBdr>
                  <w:divsChild>
                    <w:div w:id="20456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488092">
          <w:marLeft w:val="0"/>
          <w:marRight w:val="0"/>
          <w:marTop w:val="0"/>
          <w:marBottom w:val="0"/>
          <w:divBdr>
            <w:top w:val="none" w:sz="0" w:space="0" w:color="auto"/>
            <w:left w:val="none" w:sz="0" w:space="0" w:color="auto"/>
            <w:bottom w:val="none" w:sz="0" w:space="0" w:color="auto"/>
            <w:right w:val="none" w:sz="0" w:space="0" w:color="auto"/>
          </w:divBdr>
          <w:divsChild>
            <w:div w:id="739139116">
              <w:marLeft w:val="0"/>
              <w:marRight w:val="0"/>
              <w:marTop w:val="0"/>
              <w:marBottom w:val="0"/>
              <w:divBdr>
                <w:top w:val="none" w:sz="0" w:space="0" w:color="auto"/>
                <w:left w:val="none" w:sz="0" w:space="0" w:color="auto"/>
                <w:bottom w:val="none" w:sz="0" w:space="0" w:color="auto"/>
                <w:right w:val="none" w:sz="0" w:space="0" w:color="auto"/>
              </w:divBdr>
              <w:divsChild>
                <w:div w:id="2042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5155">
      <w:bodyDiv w:val="1"/>
      <w:marLeft w:val="0"/>
      <w:marRight w:val="0"/>
      <w:marTop w:val="0"/>
      <w:marBottom w:val="0"/>
      <w:divBdr>
        <w:top w:val="none" w:sz="0" w:space="0" w:color="auto"/>
        <w:left w:val="none" w:sz="0" w:space="0" w:color="auto"/>
        <w:bottom w:val="none" w:sz="0" w:space="0" w:color="auto"/>
        <w:right w:val="none" w:sz="0" w:space="0" w:color="auto"/>
      </w:divBdr>
    </w:div>
    <w:div w:id="1613705029">
      <w:bodyDiv w:val="1"/>
      <w:marLeft w:val="0"/>
      <w:marRight w:val="0"/>
      <w:marTop w:val="0"/>
      <w:marBottom w:val="0"/>
      <w:divBdr>
        <w:top w:val="none" w:sz="0" w:space="0" w:color="auto"/>
        <w:left w:val="none" w:sz="0" w:space="0" w:color="auto"/>
        <w:bottom w:val="none" w:sz="0" w:space="0" w:color="auto"/>
        <w:right w:val="none" w:sz="0" w:space="0" w:color="auto"/>
      </w:divBdr>
      <w:divsChild>
        <w:div w:id="17582521">
          <w:marLeft w:val="0"/>
          <w:marRight w:val="0"/>
          <w:marTop w:val="0"/>
          <w:marBottom w:val="0"/>
          <w:divBdr>
            <w:top w:val="none" w:sz="0" w:space="0" w:color="auto"/>
            <w:left w:val="none" w:sz="0" w:space="0" w:color="auto"/>
            <w:bottom w:val="none" w:sz="0" w:space="0" w:color="auto"/>
            <w:right w:val="none" w:sz="0" w:space="0" w:color="auto"/>
          </w:divBdr>
          <w:divsChild>
            <w:div w:id="587151694">
              <w:marLeft w:val="0"/>
              <w:marRight w:val="0"/>
              <w:marTop w:val="0"/>
              <w:marBottom w:val="0"/>
              <w:divBdr>
                <w:top w:val="none" w:sz="0" w:space="0" w:color="auto"/>
                <w:left w:val="none" w:sz="0" w:space="0" w:color="auto"/>
                <w:bottom w:val="none" w:sz="0" w:space="0" w:color="auto"/>
                <w:right w:val="none" w:sz="0" w:space="0" w:color="auto"/>
              </w:divBdr>
              <w:divsChild>
                <w:div w:id="19382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5537">
      <w:bodyDiv w:val="1"/>
      <w:marLeft w:val="0"/>
      <w:marRight w:val="0"/>
      <w:marTop w:val="0"/>
      <w:marBottom w:val="0"/>
      <w:divBdr>
        <w:top w:val="none" w:sz="0" w:space="0" w:color="auto"/>
        <w:left w:val="none" w:sz="0" w:space="0" w:color="auto"/>
        <w:bottom w:val="none" w:sz="0" w:space="0" w:color="auto"/>
        <w:right w:val="none" w:sz="0" w:space="0" w:color="auto"/>
      </w:divBdr>
      <w:divsChild>
        <w:div w:id="798449199">
          <w:marLeft w:val="0"/>
          <w:marRight w:val="0"/>
          <w:marTop w:val="0"/>
          <w:marBottom w:val="0"/>
          <w:divBdr>
            <w:top w:val="none" w:sz="0" w:space="0" w:color="auto"/>
            <w:left w:val="none" w:sz="0" w:space="0" w:color="auto"/>
            <w:bottom w:val="none" w:sz="0" w:space="0" w:color="auto"/>
            <w:right w:val="none" w:sz="0" w:space="0" w:color="auto"/>
          </w:divBdr>
          <w:divsChild>
            <w:div w:id="941451930">
              <w:marLeft w:val="0"/>
              <w:marRight w:val="0"/>
              <w:marTop w:val="0"/>
              <w:marBottom w:val="0"/>
              <w:divBdr>
                <w:top w:val="none" w:sz="0" w:space="0" w:color="auto"/>
                <w:left w:val="none" w:sz="0" w:space="0" w:color="auto"/>
                <w:bottom w:val="none" w:sz="0" w:space="0" w:color="auto"/>
                <w:right w:val="none" w:sz="0" w:space="0" w:color="auto"/>
              </w:divBdr>
              <w:divsChild>
                <w:div w:id="4900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03191">
      <w:bodyDiv w:val="1"/>
      <w:marLeft w:val="0"/>
      <w:marRight w:val="0"/>
      <w:marTop w:val="0"/>
      <w:marBottom w:val="0"/>
      <w:divBdr>
        <w:top w:val="none" w:sz="0" w:space="0" w:color="auto"/>
        <w:left w:val="none" w:sz="0" w:space="0" w:color="auto"/>
        <w:bottom w:val="none" w:sz="0" w:space="0" w:color="auto"/>
        <w:right w:val="none" w:sz="0" w:space="0" w:color="auto"/>
      </w:divBdr>
      <w:divsChild>
        <w:div w:id="174731317">
          <w:marLeft w:val="0"/>
          <w:marRight w:val="0"/>
          <w:marTop w:val="0"/>
          <w:marBottom w:val="0"/>
          <w:divBdr>
            <w:top w:val="none" w:sz="0" w:space="0" w:color="auto"/>
            <w:left w:val="none" w:sz="0" w:space="0" w:color="auto"/>
            <w:bottom w:val="none" w:sz="0" w:space="0" w:color="auto"/>
            <w:right w:val="none" w:sz="0" w:space="0" w:color="auto"/>
          </w:divBdr>
          <w:divsChild>
            <w:div w:id="1940137209">
              <w:marLeft w:val="0"/>
              <w:marRight w:val="0"/>
              <w:marTop w:val="0"/>
              <w:marBottom w:val="0"/>
              <w:divBdr>
                <w:top w:val="none" w:sz="0" w:space="0" w:color="auto"/>
                <w:left w:val="none" w:sz="0" w:space="0" w:color="auto"/>
                <w:bottom w:val="none" w:sz="0" w:space="0" w:color="auto"/>
                <w:right w:val="none" w:sz="0" w:space="0" w:color="auto"/>
              </w:divBdr>
              <w:divsChild>
                <w:div w:id="2000696453">
                  <w:marLeft w:val="0"/>
                  <w:marRight w:val="0"/>
                  <w:marTop w:val="0"/>
                  <w:marBottom w:val="0"/>
                  <w:divBdr>
                    <w:top w:val="none" w:sz="0" w:space="0" w:color="auto"/>
                    <w:left w:val="none" w:sz="0" w:space="0" w:color="auto"/>
                    <w:bottom w:val="none" w:sz="0" w:space="0" w:color="auto"/>
                    <w:right w:val="none" w:sz="0" w:space="0" w:color="auto"/>
                  </w:divBdr>
                  <w:divsChild>
                    <w:div w:id="72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492199">
      <w:bodyDiv w:val="1"/>
      <w:marLeft w:val="0"/>
      <w:marRight w:val="0"/>
      <w:marTop w:val="0"/>
      <w:marBottom w:val="0"/>
      <w:divBdr>
        <w:top w:val="none" w:sz="0" w:space="0" w:color="auto"/>
        <w:left w:val="none" w:sz="0" w:space="0" w:color="auto"/>
        <w:bottom w:val="none" w:sz="0" w:space="0" w:color="auto"/>
        <w:right w:val="none" w:sz="0" w:space="0" w:color="auto"/>
      </w:divBdr>
      <w:divsChild>
        <w:div w:id="1274510411">
          <w:marLeft w:val="0"/>
          <w:marRight w:val="0"/>
          <w:marTop w:val="0"/>
          <w:marBottom w:val="0"/>
          <w:divBdr>
            <w:top w:val="none" w:sz="0" w:space="0" w:color="auto"/>
            <w:left w:val="none" w:sz="0" w:space="0" w:color="auto"/>
            <w:bottom w:val="none" w:sz="0" w:space="0" w:color="auto"/>
            <w:right w:val="none" w:sz="0" w:space="0" w:color="auto"/>
          </w:divBdr>
          <w:divsChild>
            <w:div w:id="1511289799">
              <w:marLeft w:val="0"/>
              <w:marRight w:val="0"/>
              <w:marTop w:val="0"/>
              <w:marBottom w:val="0"/>
              <w:divBdr>
                <w:top w:val="none" w:sz="0" w:space="0" w:color="auto"/>
                <w:left w:val="none" w:sz="0" w:space="0" w:color="auto"/>
                <w:bottom w:val="none" w:sz="0" w:space="0" w:color="auto"/>
                <w:right w:val="none" w:sz="0" w:space="0" w:color="auto"/>
              </w:divBdr>
              <w:divsChild>
                <w:div w:id="7671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1125">
      <w:bodyDiv w:val="1"/>
      <w:marLeft w:val="0"/>
      <w:marRight w:val="0"/>
      <w:marTop w:val="0"/>
      <w:marBottom w:val="0"/>
      <w:divBdr>
        <w:top w:val="none" w:sz="0" w:space="0" w:color="auto"/>
        <w:left w:val="none" w:sz="0" w:space="0" w:color="auto"/>
        <w:bottom w:val="none" w:sz="0" w:space="0" w:color="auto"/>
        <w:right w:val="none" w:sz="0" w:space="0" w:color="auto"/>
      </w:divBdr>
      <w:divsChild>
        <w:div w:id="1161583828">
          <w:marLeft w:val="0"/>
          <w:marRight w:val="0"/>
          <w:marTop w:val="0"/>
          <w:marBottom w:val="0"/>
          <w:divBdr>
            <w:top w:val="none" w:sz="0" w:space="0" w:color="auto"/>
            <w:left w:val="none" w:sz="0" w:space="0" w:color="auto"/>
            <w:bottom w:val="none" w:sz="0" w:space="0" w:color="auto"/>
            <w:right w:val="none" w:sz="0" w:space="0" w:color="auto"/>
          </w:divBdr>
          <w:divsChild>
            <w:div w:id="1207110455">
              <w:marLeft w:val="0"/>
              <w:marRight w:val="0"/>
              <w:marTop w:val="0"/>
              <w:marBottom w:val="0"/>
              <w:divBdr>
                <w:top w:val="none" w:sz="0" w:space="0" w:color="auto"/>
                <w:left w:val="none" w:sz="0" w:space="0" w:color="auto"/>
                <w:bottom w:val="none" w:sz="0" w:space="0" w:color="auto"/>
                <w:right w:val="none" w:sz="0" w:space="0" w:color="auto"/>
              </w:divBdr>
              <w:divsChild>
                <w:div w:id="1229150106">
                  <w:marLeft w:val="0"/>
                  <w:marRight w:val="0"/>
                  <w:marTop w:val="0"/>
                  <w:marBottom w:val="0"/>
                  <w:divBdr>
                    <w:top w:val="none" w:sz="0" w:space="0" w:color="auto"/>
                    <w:left w:val="none" w:sz="0" w:space="0" w:color="auto"/>
                    <w:bottom w:val="none" w:sz="0" w:space="0" w:color="auto"/>
                    <w:right w:val="none" w:sz="0" w:space="0" w:color="auto"/>
                  </w:divBdr>
                  <w:divsChild>
                    <w:div w:id="136926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096888">
      <w:bodyDiv w:val="1"/>
      <w:marLeft w:val="0"/>
      <w:marRight w:val="0"/>
      <w:marTop w:val="0"/>
      <w:marBottom w:val="0"/>
      <w:divBdr>
        <w:top w:val="none" w:sz="0" w:space="0" w:color="auto"/>
        <w:left w:val="none" w:sz="0" w:space="0" w:color="auto"/>
        <w:bottom w:val="none" w:sz="0" w:space="0" w:color="auto"/>
        <w:right w:val="none" w:sz="0" w:space="0" w:color="auto"/>
      </w:divBdr>
      <w:divsChild>
        <w:div w:id="804542292">
          <w:marLeft w:val="0"/>
          <w:marRight w:val="0"/>
          <w:marTop w:val="0"/>
          <w:marBottom w:val="0"/>
          <w:divBdr>
            <w:top w:val="none" w:sz="0" w:space="0" w:color="auto"/>
            <w:left w:val="none" w:sz="0" w:space="0" w:color="auto"/>
            <w:bottom w:val="none" w:sz="0" w:space="0" w:color="auto"/>
            <w:right w:val="none" w:sz="0" w:space="0" w:color="auto"/>
          </w:divBdr>
          <w:divsChild>
            <w:div w:id="1167478410">
              <w:marLeft w:val="0"/>
              <w:marRight w:val="0"/>
              <w:marTop w:val="0"/>
              <w:marBottom w:val="0"/>
              <w:divBdr>
                <w:top w:val="none" w:sz="0" w:space="0" w:color="auto"/>
                <w:left w:val="none" w:sz="0" w:space="0" w:color="auto"/>
                <w:bottom w:val="none" w:sz="0" w:space="0" w:color="auto"/>
                <w:right w:val="none" w:sz="0" w:space="0" w:color="auto"/>
              </w:divBdr>
              <w:divsChild>
                <w:div w:id="81036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23080">
      <w:bodyDiv w:val="1"/>
      <w:marLeft w:val="0"/>
      <w:marRight w:val="0"/>
      <w:marTop w:val="0"/>
      <w:marBottom w:val="0"/>
      <w:divBdr>
        <w:top w:val="none" w:sz="0" w:space="0" w:color="auto"/>
        <w:left w:val="none" w:sz="0" w:space="0" w:color="auto"/>
        <w:bottom w:val="none" w:sz="0" w:space="0" w:color="auto"/>
        <w:right w:val="none" w:sz="0" w:space="0" w:color="auto"/>
      </w:divBdr>
      <w:divsChild>
        <w:div w:id="1754009867">
          <w:marLeft w:val="0"/>
          <w:marRight w:val="0"/>
          <w:marTop w:val="0"/>
          <w:marBottom w:val="0"/>
          <w:divBdr>
            <w:top w:val="none" w:sz="0" w:space="0" w:color="auto"/>
            <w:left w:val="none" w:sz="0" w:space="0" w:color="auto"/>
            <w:bottom w:val="none" w:sz="0" w:space="0" w:color="auto"/>
            <w:right w:val="none" w:sz="0" w:space="0" w:color="auto"/>
          </w:divBdr>
          <w:divsChild>
            <w:div w:id="414324000">
              <w:marLeft w:val="0"/>
              <w:marRight w:val="0"/>
              <w:marTop w:val="0"/>
              <w:marBottom w:val="0"/>
              <w:divBdr>
                <w:top w:val="none" w:sz="0" w:space="0" w:color="auto"/>
                <w:left w:val="none" w:sz="0" w:space="0" w:color="auto"/>
                <w:bottom w:val="none" w:sz="0" w:space="0" w:color="auto"/>
                <w:right w:val="none" w:sz="0" w:space="0" w:color="auto"/>
              </w:divBdr>
              <w:divsChild>
                <w:div w:id="5513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70224">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sChild>
        <w:div w:id="1563255974">
          <w:marLeft w:val="0"/>
          <w:marRight w:val="0"/>
          <w:marTop w:val="0"/>
          <w:marBottom w:val="0"/>
          <w:divBdr>
            <w:top w:val="none" w:sz="0" w:space="0" w:color="auto"/>
            <w:left w:val="none" w:sz="0" w:space="0" w:color="auto"/>
            <w:bottom w:val="none" w:sz="0" w:space="0" w:color="auto"/>
            <w:right w:val="none" w:sz="0" w:space="0" w:color="auto"/>
          </w:divBdr>
          <w:divsChild>
            <w:div w:id="619191317">
              <w:marLeft w:val="0"/>
              <w:marRight w:val="0"/>
              <w:marTop w:val="0"/>
              <w:marBottom w:val="0"/>
              <w:divBdr>
                <w:top w:val="none" w:sz="0" w:space="0" w:color="auto"/>
                <w:left w:val="none" w:sz="0" w:space="0" w:color="auto"/>
                <w:bottom w:val="none" w:sz="0" w:space="0" w:color="auto"/>
                <w:right w:val="none" w:sz="0" w:space="0" w:color="auto"/>
              </w:divBdr>
              <w:divsChild>
                <w:div w:id="14036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92353">
      <w:bodyDiv w:val="1"/>
      <w:marLeft w:val="0"/>
      <w:marRight w:val="0"/>
      <w:marTop w:val="0"/>
      <w:marBottom w:val="0"/>
      <w:divBdr>
        <w:top w:val="none" w:sz="0" w:space="0" w:color="auto"/>
        <w:left w:val="none" w:sz="0" w:space="0" w:color="auto"/>
        <w:bottom w:val="none" w:sz="0" w:space="0" w:color="auto"/>
        <w:right w:val="none" w:sz="0" w:space="0" w:color="auto"/>
      </w:divBdr>
      <w:divsChild>
        <w:div w:id="89981708">
          <w:marLeft w:val="0"/>
          <w:marRight w:val="0"/>
          <w:marTop w:val="0"/>
          <w:marBottom w:val="0"/>
          <w:divBdr>
            <w:top w:val="none" w:sz="0" w:space="0" w:color="auto"/>
            <w:left w:val="none" w:sz="0" w:space="0" w:color="auto"/>
            <w:bottom w:val="none" w:sz="0" w:space="0" w:color="auto"/>
            <w:right w:val="none" w:sz="0" w:space="0" w:color="auto"/>
          </w:divBdr>
          <w:divsChild>
            <w:div w:id="1041632374">
              <w:marLeft w:val="0"/>
              <w:marRight w:val="0"/>
              <w:marTop w:val="0"/>
              <w:marBottom w:val="0"/>
              <w:divBdr>
                <w:top w:val="none" w:sz="0" w:space="0" w:color="auto"/>
                <w:left w:val="none" w:sz="0" w:space="0" w:color="auto"/>
                <w:bottom w:val="none" w:sz="0" w:space="0" w:color="auto"/>
                <w:right w:val="none" w:sz="0" w:space="0" w:color="auto"/>
              </w:divBdr>
              <w:divsChild>
                <w:div w:id="14589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2609">
      <w:bodyDiv w:val="1"/>
      <w:marLeft w:val="0"/>
      <w:marRight w:val="0"/>
      <w:marTop w:val="0"/>
      <w:marBottom w:val="0"/>
      <w:divBdr>
        <w:top w:val="none" w:sz="0" w:space="0" w:color="auto"/>
        <w:left w:val="none" w:sz="0" w:space="0" w:color="auto"/>
        <w:bottom w:val="none" w:sz="0" w:space="0" w:color="auto"/>
        <w:right w:val="none" w:sz="0" w:space="0" w:color="auto"/>
      </w:divBdr>
      <w:divsChild>
        <w:div w:id="2040622711">
          <w:marLeft w:val="0"/>
          <w:marRight w:val="0"/>
          <w:marTop w:val="0"/>
          <w:marBottom w:val="0"/>
          <w:divBdr>
            <w:top w:val="none" w:sz="0" w:space="0" w:color="auto"/>
            <w:left w:val="none" w:sz="0" w:space="0" w:color="auto"/>
            <w:bottom w:val="none" w:sz="0" w:space="0" w:color="auto"/>
            <w:right w:val="none" w:sz="0" w:space="0" w:color="auto"/>
          </w:divBdr>
          <w:divsChild>
            <w:div w:id="192422814">
              <w:marLeft w:val="0"/>
              <w:marRight w:val="0"/>
              <w:marTop w:val="0"/>
              <w:marBottom w:val="0"/>
              <w:divBdr>
                <w:top w:val="none" w:sz="0" w:space="0" w:color="auto"/>
                <w:left w:val="none" w:sz="0" w:space="0" w:color="auto"/>
                <w:bottom w:val="none" w:sz="0" w:space="0" w:color="auto"/>
                <w:right w:val="none" w:sz="0" w:space="0" w:color="auto"/>
              </w:divBdr>
              <w:divsChild>
                <w:div w:id="10356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1485">
      <w:bodyDiv w:val="1"/>
      <w:marLeft w:val="0"/>
      <w:marRight w:val="0"/>
      <w:marTop w:val="0"/>
      <w:marBottom w:val="0"/>
      <w:divBdr>
        <w:top w:val="none" w:sz="0" w:space="0" w:color="auto"/>
        <w:left w:val="none" w:sz="0" w:space="0" w:color="auto"/>
        <w:bottom w:val="none" w:sz="0" w:space="0" w:color="auto"/>
        <w:right w:val="none" w:sz="0" w:space="0" w:color="auto"/>
      </w:divBdr>
      <w:divsChild>
        <w:div w:id="2517603">
          <w:marLeft w:val="0"/>
          <w:marRight w:val="0"/>
          <w:marTop w:val="0"/>
          <w:marBottom w:val="0"/>
          <w:divBdr>
            <w:top w:val="none" w:sz="0" w:space="0" w:color="auto"/>
            <w:left w:val="none" w:sz="0" w:space="0" w:color="auto"/>
            <w:bottom w:val="none" w:sz="0" w:space="0" w:color="auto"/>
            <w:right w:val="none" w:sz="0" w:space="0" w:color="auto"/>
          </w:divBdr>
        </w:div>
        <w:div w:id="429011618">
          <w:marLeft w:val="0"/>
          <w:marRight w:val="0"/>
          <w:marTop w:val="0"/>
          <w:marBottom w:val="0"/>
          <w:divBdr>
            <w:top w:val="none" w:sz="0" w:space="0" w:color="auto"/>
            <w:left w:val="none" w:sz="0" w:space="0" w:color="auto"/>
            <w:bottom w:val="none" w:sz="0" w:space="0" w:color="auto"/>
            <w:right w:val="none" w:sz="0" w:space="0" w:color="auto"/>
          </w:divBdr>
        </w:div>
        <w:div w:id="2044862266">
          <w:marLeft w:val="0"/>
          <w:marRight w:val="0"/>
          <w:marTop w:val="0"/>
          <w:marBottom w:val="0"/>
          <w:divBdr>
            <w:top w:val="none" w:sz="0" w:space="0" w:color="auto"/>
            <w:left w:val="none" w:sz="0" w:space="0" w:color="auto"/>
            <w:bottom w:val="none" w:sz="0" w:space="0" w:color="auto"/>
            <w:right w:val="none" w:sz="0" w:space="0" w:color="auto"/>
          </w:divBdr>
        </w:div>
      </w:divsChild>
    </w:div>
    <w:div w:id="1948582698">
      <w:bodyDiv w:val="1"/>
      <w:marLeft w:val="0"/>
      <w:marRight w:val="0"/>
      <w:marTop w:val="0"/>
      <w:marBottom w:val="0"/>
      <w:divBdr>
        <w:top w:val="none" w:sz="0" w:space="0" w:color="auto"/>
        <w:left w:val="none" w:sz="0" w:space="0" w:color="auto"/>
        <w:bottom w:val="none" w:sz="0" w:space="0" w:color="auto"/>
        <w:right w:val="none" w:sz="0" w:space="0" w:color="auto"/>
      </w:divBdr>
      <w:divsChild>
        <w:div w:id="761533000">
          <w:marLeft w:val="0"/>
          <w:marRight w:val="0"/>
          <w:marTop w:val="0"/>
          <w:marBottom w:val="0"/>
          <w:divBdr>
            <w:top w:val="none" w:sz="0" w:space="0" w:color="auto"/>
            <w:left w:val="none" w:sz="0" w:space="0" w:color="auto"/>
            <w:bottom w:val="none" w:sz="0" w:space="0" w:color="auto"/>
            <w:right w:val="none" w:sz="0" w:space="0" w:color="auto"/>
          </w:divBdr>
          <w:divsChild>
            <w:div w:id="457995690">
              <w:marLeft w:val="0"/>
              <w:marRight w:val="0"/>
              <w:marTop w:val="0"/>
              <w:marBottom w:val="0"/>
              <w:divBdr>
                <w:top w:val="none" w:sz="0" w:space="0" w:color="auto"/>
                <w:left w:val="none" w:sz="0" w:space="0" w:color="auto"/>
                <w:bottom w:val="none" w:sz="0" w:space="0" w:color="auto"/>
                <w:right w:val="none" w:sz="0" w:space="0" w:color="auto"/>
              </w:divBdr>
              <w:divsChild>
                <w:div w:id="12175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03697">
      <w:bodyDiv w:val="1"/>
      <w:marLeft w:val="0"/>
      <w:marRight w:val="0"/>
      <w:marTop w:val="0"/>
      <w:marBottom w:val="0"/>
      <w:divBdr>
        <w:top w:val="none" w:sz="0" w:space="0" w:color="auto"/>
        <w:left w:val="none" w:sz="0" w:space="0" w:color="auto"/>
        <w:bottom w:val="none" w:sz="0" w:space="0" w:color="auto"/>
        <w:right w:val="none" w:sz="0" w:space="0" w:color="auto"/>
      </w:divBdr>
      <w:divsChild>
        <w:div w:id="571089041">
          <w:marLeft w:val="0"/>
          <w:marRight w:val="0"/>
          <w:marTop w:val="0"/>
          <w:marBottom w:val="0"/>
          <w:divBdr>
            <w:top w:val="none" w:sz="0" w:space="0" w:color="auto"/>
            <w:left w:val="none" w:sz="0" w:space="0" w:color="auto"/>
            <w:bottom w:val="none" w:sz="0" w:space="0" w:color="auto"/>
            <w:right w:val="none" w:sz="0" w:space="0" w:color="auto"/>
          </w:divBdr>
          <w:divsChild>
            <w:div w:id="1614050563">
              <w:marLeft w:val="0"/>
              <w:marRight w:val="0"/>
              <w:marTop w:val="0"/>
              <w:marBottom w:val="0"/>
              <w:divBdr>
                <w:top w:val="none" w:sz="0" w:space="0" w:color="auto"/>
                <w:left w:val="none" w:sz="0" w:space="0" w:color="auto"/>
                <w:bottom w:val="none" w:sz="0" w:space="0" w:color="auto"/>
                <w:right w:val="none" w:sz="0" w:space="0" w:color="auto"/>
              </w:divBdr>
              <w:divsChild>
                <w:div w:id="20864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89486">
      <w:bodyDiv w:val="1"/>
      <w:marLeft w:val="0"/>
      <w:marRight w:val="0"/>
      <w:marTop w:val="0"/>
      <w:marBottom w:val="0"/>
      <w:divBdr>
        <w:top w:val="none" w:sz="0" w:space="0" w:color="auto"/>
        <w:left w:val="none" w:sz="0" w:space="0" w:color="auto"/>
        <w:bottom w:val="none" w:sz="0" w:space="0" w:color="auto"/>
        <w:right w:val="none" w:sz="0" w:space="0" w:color="auto"/>
      </w:divBdr>
      <w:divsChild>
        <w:div w:id="1641228207">
          <w:marLeft w:val="0"/>
          <w:marRight w:val="0"/>
          <w:marTop w:val="0"/>
          <w:marBottom w:val="0"/>
          <w:divBdr>
            <w:top w:val="none" w:sz="0" w:space="0" w:color="auto"/>
            <w:left w:val="none" w:sz="0" w:space="0" w:color="auto"/>
            <w:bottom w:val="none" w:sz="0" w:space="0" w:color="auto"/>
            <w:right w:val="none" w:sz="0" w:space="0" w:color="auto"/>
          </w:divBdr>
          <w:divsChild>
            <w:div w:id="2117479489">
              <w:marLeft w:val="0"/>
              <w:marRight w:val="0"/>
              <w:marTop w:val="0"/>
              <w:marBottom w:val="0"/>
              <w:divBdr>
                <w:top w:val="none" w:sz="0" w:space="0" w:color="auto"/>
                <w:left w:val="none" w:sz="0" w:space="0" w:color="auto"/>
                <w:bottom w:val="none" w:sz="0" w:space="0" w:color="auto"/>
                <w:right w:val="none" w:sz="0" w:space="0" w:color="auto"/>
              </w:divBdr>
              <w:divsChild>
                <w:div w:id="12878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084023">
      <w:bodyDiv w:val="1"/>
      <w:marLeft w:val="0"/>
      <w:marRight w:val="0"/>
      <w:marTop w:val="0"/>
      <w:marBottom w:val="0"/>
      <w:divBdr>
        <w:top w:val="none" w:sz="0" w:space="0" w:color="auto"/>
        <w:left w:val="none" w:sz="0" w:space="0" w:color="auto"/>
        <w:bottom w:val="none" w:sz="0" w:space="0" w:color="auto"/>
        <w:right w:val="none" w:sz="0" w:space="0" w:color="auto"/>
      </w:divBdr>
      <w:divsChild>
        <w:div w:id="401759825">
          <w:marLeft w:val="0"/>
          <w:marRight w:val="0"/>
          <w:marTop w:val="0"/>
          <w:marBottom w:val="0"/>
          <w:divBdr>
            <w:top w:val="none" w:sz="0" w:space="0" w:color="auto"/>
            <w:left w:val="none" w:sz="0" w:space="0" w:color="auto"/>
            <w:bottom w:val="none" w:sz="0" w:space="0" w:color="auto"/>
            <w:right w:val="none" w:sz="0" w:space="0" w:color="auto"/>
          </w:divBdr>
          <w:divsChild>
            <w:div w:id="42795132">
              <w:marLeft w:val="0"/>
              <w:marRight w:val="0"/>
              <w:marTop w:val="0"/>
              <w:marBottom w:val="0"/>
              <w:divBdr>
                <w:top w:val="none" w:sz="0" w:space="0" w:color="auto"/>
                <w:left w:val="none" w:sz="0" w:space="0" w:color="auto"/>
                <w:bottom w:val="none" w:sz="0" w:space="0" w:color="auto"/>
                <w:right w:val="none" w:sz="0" w:space="0" w:color="auto"/>
              </w:divBdr>
              <w:divsChild>
                <w:div w:id="17618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35476">
      <w:bodyDiv w:val="1"/>
      <w:marLeft w:val="0"/>
      <w:marRight w:val="0"/>
      <w:marTop w:val="0"/>
      <w:marBottom w:val="0"/>
      <w:divBdr>
        <w:top w:val="none" w:sz="0" w:space="0" w:color="auto"/>
        <w:left w:val="none" w:sz="0" w:space="0" w:color="auto"/>
        <w:bottom w:val="none" w:sz="0" w:space="0" w:color="auto"/>
        <w:right w:val="none" w:sz="0" w:space="0" w:color="auto"/>
      </w:divBdr>
      <w:divsChild>
        <w:div w:id="1712800849">
          <w:marLeft w:val="0"/>
          <w:marRight w:val="0"/>
          <w:marTop w:val="0"/>
          <w:marBottom w:val="0"/>
          <w:divBdr>
            <w:top w:val="none" w:sz="0" w:space="0" w:color="auto"/>
            <w:left w:val="none" w:sz="0" w:space="0" w:color="auto"/>
            <w:bottom w:val="none" w:sz="0" w:space="0" w:color="auto"/>
            <w:right w:val="none" w:sz="0" w:space="0" w:color="auto"/>
          </w:divBdr>
          <w:divsChild>
            <w:div w:id="65347806">
              <w:marLeft w:val="0"/>
              <w:marRight w:val="0"/>
              <w:marTop w:val="0"/>
              <w:marBottom w:val="0"/>
              <w:divBdr>
                <w:top w:val="none" w:sz="0" w:space="0" w:color="auto"/>
                <w:left w:val="none" w:sz="0" w:space="0" w:color="auto"/>
                <w:bottom w:val="none" w:sz="0" w:space="0" w:color="auto"/>
                <w:right w:val="none" w:sz="0" w:space="0" w:color="auto"/>
              </w:divBdr>
              <w:divsChild>
                <w:div w:id="8889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onlinelibrary.wiley.com/doi/abs/10.1111/gcb.14663" TargetMode="External"/><Relationship Id="rId1" Type="http://schemas.openxmlformats.org/officeDocument/2006/relationships/hyperlink" Target="https://www.annualreviews.org/doi/full/10.1146/annurev-environ-042911-093511"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istmartins@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uh.umd.edu/data.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F47D4-62B8-4E23-B583-87931DAA3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23</Pages>
  <Words>33052</Words>
  <Characters>188399</Characters>
  <Application>Microsoft Office Word</Application>
  <DocSecurity>0</DocSecurity>
  <Lines>1569</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Martins</dc:creator>
  <cp:keywords/>
  <dc:description/>
  <cp:lastModifiedBy>Ines Martins</cp:lastModifiedBy>
  <cp:revision>5</cp:revision>
  <dcterms:created xsi:type="dcterms:W3CDTF">2021-02-08T18:01:00Z</dcterms:created>
  <dcterms:modified xsi:type="dcterms:W3CDTF">2021-03-24T12:34:00Z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zotero-version="5.0.82"&gt;&lt;session id="gvwq4JrA"/&gt;&lt;style id="http://www.zotero.org/styles/global-change-biology" hasBibliography="1" bibliographyStyleHasBeenSet="1"/&gt;&lt;prefs&gt;&lt;pref name="fieldType" value="Field"/&gt;&lt;pref name="delayCitati</vt:lpwstr>
  </property>
  <property fmtid="{D5CDD505-2E9C-101B-9397-08002B2CF9AE}" pid="3" name="ZOTERO_PREF_2">
    <vt:lpwstr>onUpdates" value="true"/&gt;&lt;/prefs&gt;&lt;/data&gt;</vt:lpwstr>
  </property>
</Properties>
</file>